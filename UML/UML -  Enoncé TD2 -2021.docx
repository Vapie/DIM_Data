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8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0"/>
        <w:gridCol w:w="9043"/>
      </w:tblGrid>
      <w:tr w:rsidR="008078FC" w:rsidRPr="00D94F14" w14:paraId="0D0E1B9C" w14:textId="77777777" w:rsidTr="00B736C3">
        <w:trPr>
          <w:cantSplit/>
          <w:trHeight w:val="546"/>
        </w:trPr>
        <w:tc>
          <w:tcPr>
            <w:tcW w:w="1800" w:type="dxa"/>
            <w:shd w:val="clear" w:color="000000" w:fill="FFFFFF"/>
          </w:tcPr>
          <w:p w14:paraId="689E8FD0" w14:textId="282C9D3F" w:rsidR="008078FC" w:rsidRPr="00D94F14" w:rsidRDefault="008078FC" w:rsidP="00B736C3">
            <w:pPr>
              <w:pStyle w:val="En-tte"/>
              <w:jc w:val="center"/>
              <w:rPr>
                <w:rFonts w:ascii="Arial" w:hAnsi="Arial" w:cs="Arial"/>
              </w:rPr>
            </w:pPr>
            <w:r>
              <w:rPr>
                <w:rFonts w:ascii="Arial" w:hAnsi="Arial" w:cs="Arial"/>
                <w:noProof/>
              </w:rPr>
              <w:drawing>
                <wp:inline distT="0" distB="0" distL="0" distR="0" wp14:anchorId="0F37BEC7" wp14:editId="2308EB03">
                  <wp:extent cx="1054100" cy="533400"/>
                  <wp:effectExtent l="0" t="0" r="12700" b="0"/>
                  <wp:docPr id="16" name="Image 1" descr="Macintosh HD:Users:pcoli:Desktop:Logos IUT_Annecy 2:LOGOS COULEURS:Impression:logo_IUT_Annecy_CM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coli:Desktop:Logos IUT_Annecy 2:LOGOS COULEURS:Impression:logo_IUT_Annecy_CMJ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4100" cy="533400"/>
                          </a:xfrm>
                          <a:prstGeom prst="rect">
                            <a:avLst/>
                          </a:prstGeom>
                          <a:noFill/>
                          <a:ln>
                            <a:noFill/>
                          </a:ln>
                        </pic:spPr>
                      </pic:pic>
                    </a:graphicData>
                  </a:graphic>
                </wp:inline>
              </w:drawing>
            </w:r>
          </w:p>
        </w:tc>
        <w:tc>
          <w:tcPr>
            <w:tcW w:w="9043" w:type="dxa"/>
            <w:shd w:val="clear" w:color="000000" w:fill="FFFFFF"/>
            <w:vAlign w:val="center"/>
          </w:tcPr>
          <w:p w14:paraId="26000F42" w14:textId="77777777" w:rsidR="008078FC" w:rsidRPr="00D94F14" w:rsidRDefault="008078FC" w:rsidP="00B736C3">
            <w:pPr>
              <w:pStyle w:val="En-tte"/>
              <w:jc w:val="center"/>
              <w:rPr>
                <w:rFonts w:ascii="Arial" w:hAnsi="Arial" w:cs="Arial"/>
                <w:b/>
                <w:sz w:val="8"/>
              </w:rPr>
            </w:pPr>
          </w:p>
          <w:p w14:paraId="6B5611A5" w14:textId="6F64B2FD" w:rsidR="008078FC" w:rsidRPr="00674B26" w:rsidRDefault="008078FC" w:rsidP="00B736C3">
            <w:pPr>
              <w:pStyle w:val="En-tte"/>
              <w:jc w:val="center"/>
              <w:rPr>
                <w:rFonts w:ascii="Verdana" w:hAnsi="Verdana"/>
                <w:b/>
                <w:sz w:val="28"/>
                <w:szCs w:val="32"/>
              </w:rPr>
            </w:pPr>
            <w:r w:rsidRPr="00674B26">
              <w:rPr>
                <w:rFonts w:ascii="Verdana" w:hAnsi="Verdana"/>
                <w:b/>
                <w:sz w:val="28"/>
                <w:szCs w:val="32"/>
              </w:rPr>
              <w:t>TD2 – Analyse : Modèle de classes</w:t>
            </w:r>
          </w:p>
          <w:p w14:paraId="05337938" w14:textId="79720184" w:rsidR="00674B26" w:rsidRPr="00674B26" w:rsidRDefault="00674B26" w:rsidP="00674B26">
            <w:pPr>
              <w:pStyle w:val="En-tte"/>
              <w:jc w:val="center"/>
              <w:rPr>
                <w:rFonts w:ascii="Verdana" w:hAnsi="Verdana"/>
                <w:b/>
                <w:sz w:val="28"/>
                <w:szCs w:val="32"/>
              </w:rPr>
            </w:pPr>
            <w:r w:rsidRPr="00E32A4C">
              <w:rPr>
                <w:rFonts w:ascii="Verdana" w:hAnsi="Verdana"/>
                <w:b/>
                <w:sz w:val="28"/>
                <w:szCs w:val="32"/>
              </w:rPr>
              <w:t>Diagrammes d’états-transitions</w:t>
            </w:r>
          </w:p>
          <w:p w14:paraId="5FEFC965" w14:textId="77777777" w:rsidR="008078FC" w:rsidRPr="00D94F14" w:rsidRDefault="008078FC" w:rsidP="00B736C3">
            <w:pPr>
              <w:pStyle w:val="En-tte"/>
              <w:rPr>
                <w:rFonts w:ascii="Arial" w:hAnsi="Arial" w:cs="Arial"/>
                <w:sz w:val="22"/>
              </w:rPr>
            </w:pPr>
          </w:p>
        </w:tc>
      </w:tr>
    </w:tbl>
    <w:p w14:paraId="69B9F3DC" w14:textId="77777777" w:rsidR="00FF040A" w:rsidRPr="006B1F0A" w:rsidRDefault="00FF040A" w:rsidP="00FF040A">
      <w:pPr>
        <w:jc w:val="both"/>
      </w:pPr>
    </w:p>
    <w:p w14:paraId="2D8DC7A6" w14:textId="77777777" w:rsidR="00140BAE" w:rsidRDefault="00140BAE" w:rsidP="00FF040A">
      <w:pPr>
        <w:jc w:val="both"/>
        <w:rPr>
          <w:rFonts w:ascii="Verdana" w:hAnsi="Verdana"/>
          <w:i/>
          <w:sz w:val="20"/>
        </w:rPr>
      </w:pPr>
    </w:p>
    <w:p w14:paraId="1036E236" w14:textId="77777777" w:rsidR="00140BAE" w:rsidRPr="00E6048B" w:rsidRDefault="00140BAE" w:rsidP="00140BAE">
      <w:pPr>
        <w:pBdr>
          <w:bottom w:val="single" w:sz="4" w:space="1" w:color="auto"/>
        </w:pBdr>
        <w:jc w:val="both"/>
        <w:rPr>
          <w:rFonts w:ascii="Verdana" w:hAnsi="Verdana"/>
          <w:b/>
          <w:sz w:val="20"/>
          <w:szCs w:val="20"/>
        </w:rPr>
      </w:pPr>
      <w:r w:rsidRPr="00E6048B">
        <w:rPr>
          <w:rFonts w:ascii="Verdana" w:hAnsi="Verdana"/>
          <w:b/>
          <w:sz w:val="20"/>
          <w:szCs w:val="20"/>
        </w:rPr>
        <w:t>1. Rappels sur le modèle de classes</w:t>
      </w:r>
    </w:p>
    <w:p w14:paraId="2490F594" w14:textId="77777777" w:rsidR="00140BAE" w:rsidRPr="00DA17AF" w:rsidRDefault="00140BAE" w:rsidP="00140BAE">
      <w:pPr>
        <w:jc w:val="both"/>
        <w:rPr>
          <w:rFonts w:ascii="Verdana" w:hAnsi="Verdana"/>
          <w:sz w:val="20"/>
          <w:szCs w:val="20"/>
        </w:rPr>
      </w:pPr>
    </w:p>
    <w:p w14:paraId="6829FEF0" w14:textId="415C309E" w:rsidR="00140BAE" w:rsidRPr="00DA17AF" w:rsidRDefault="00140BAE" w:rsidP="00140BAE">
      <w:pPr>
        <w:jc w:val="both"/>
        <w:rPr>
          <w:rFonts w:ascii="Verdana" w:hAnsi="Verdana"/>
          <w:sz w:val="20"/>
          <w:szCs w:val="20"/>
        </w:rPr>
      </w:pPr>
      <w:r w:rsidRPr="00DA17AF">
        <w:rPr>
          <w:rFonts w:ascii="Verdana" w:hAnsi="Verdana"/>
          <w:sz w:val="20"/>
          <w:szCs w:val="20"/>
        </w:rPr>
        <w:t xml:space="preserve">1. Un fichier répertoire </w:t>
      </w:r>
      <w:r w:rsidR="00A7451B">
        <w:rPr>
          <w:rFonts w:ascii="Verdana" w:hAnsi="Verdana"/>
          <w:sz w:val="20"/>
          <w:szCs w:val="20"/>
        </w:rPr>
        <w:t xml:space="preserve">(dossier) </w:t>
      </w:r>
      <w:r w:rsidRPr="00DA17AF">
        <w:rPr>
          <w:rFonts w:ascii="Verdana" w:hAnsi="Verdana"/>
          <w:sz w:val="20"/>
          <w:szCs w:val="20"/>
        </w:rPr>
        <w:t>contient de l’information sur les fichiers qu’il contient. Ces fichiers peuvent être à la fois des fichiers ordinaires ou des fichiers répertoires. Proposez un modèle de classes</w:t>
      </w:r>
      <w:r w:rsidR="00A7451B">
        <w:rPr>
          <w:rFonts w:ascii="Verdana" w:hAnsi="Verdana"/>
          <w:sz w:val="20"/>
          <w:szCs w:val="20"/>
        </w:rPr>
        <w:t xml:space="preserve"> pour linux</w:t>
      </w:r>
      <w:r>
        <w:rPr>
          <w:rFonts w:ascii="Verdana" w:hAnsi="Verdana"/>
          <w:sz w:val="20"/>
          <w:szCs w:val="20"/>
        </w:rPr>
        <w:t>.</w:t>
      </w:r>
    </w:p>
    <w:p w14:paraId="2E2624AA" w14:textId="77777777" w:rsidR="00140BAE" w:rsidRPr="00DA17AF" w:rsidRDefault="00140BAE" w:rsidP="00140BAE">
      <w:pPr>
        <w:jc w:val="both"/>
        <w:rPr>
          <w:rFonts w:ascii="Verdana" w:hAnsi="Verdana"/>
          <w:sz w:val="20"/>
          <w:szCs w:val="20"/>
        </w:rPr>
      </w:pPr>
    </w:p>
    <w:p w14:paraId="085961AE" w14:textId="77777777" w:rsidR="00140BAE" w:rsidRPr="00DA17AF" w:rsidRDefault="00140BAE" w:rsidP="00140BAE">
      <w:pPr>
        <w:jc w:val="both"/>
        <w:rPr>
          <w:rFonts w:ascii="Verdana" w:hAnsi="Verdana"/>
          <w:sz w:val="20"/>
          <w:szCs w:val="20"/>
        </w:rPr>
      </w:pPr>
      <w:r w:rsidRPr="00DA17AF">
        <w:rPr>
          <w:rFonts w:ascii="Verdana" w:hAnsi="Verdana"/>
          <w:sz w:val="20"/>
          <w:szCs w:val="20"/>
        </w:rPr>
        <w:t>2. Classez les relations suivantes en généralisation, agrégation/composition ou association.</w:t>
      </w:r>
    </w:p>
    <w:p w14:paraId="68051478" w14:textId="77777777" w:rsidR="00140BAE" w:rsidRPr="00DA17AF" w:rsidRDefault="00140BAE" w:rsidP="00140BAE">
      <w:pPr>
        <w:jc w:val="both"/>
        <w:rPr>
          <w:rFonts w:ascii="Verdana" w:hAnsi="Verdana"/>
          <w:sz w:val="20"/>
          <w:szCs w:val="20"/>
        </w:rPr>
      </w:pPr>
    </w:p>
    <w:p w14:paraId="25EF2BA4" w14:textId="77777777" w:rsidR="00140BAE" w:rsidRPr="00DA17AF" w:rsidRDefault="00140BAE" w:rsidP="00140BAE">
      <w:pPr>
        <w:jc w:val="both"/>
        <w:rPr>
          <w:rFonts w:ascii="Verdana" w:hAnsi="Verdana"/>
          <w:sz w:val="20"/>
          <w:szCs w:val="20"/>
        </w:rPr>
      </w:pPr>
      <w:r w:rsidRPr="00DA17AF">
        <w:rPr>
          <w:rFonts w:ascii="Verdana" w:hAnsi="Verdana"/>
          <w:sz w:val="20"/>
          <w:szCs w:val="20"/>
        </w:rPr>
        <w:t>Un pays a une capitale</w:t>
      </w:r>
    </w:p>
    <w:p w14:paraId="636A0991" w14:textId="77777777" w:rsidR="00140BAE" w:rsidRPr="00DA17AF" w:rsidRDefault="00140BAE" w:rsidP="00140BAE">
      <w:pPr>
        <w:jc w:val="both"/>
        <w:rPr>
          <w:rFonts w:ascii="Verdana" w:hAnsi="Verdana"/>
          <w:sz w:val="20"/>
          <w:szCs w:val="20"/>
        </w:rPr>
      </w:pPr>
      <w:r w:rsidRPr="00DA17AF">
        <w:rPr>
          <w:rFonts w:ascii="Verdana" w:hAnsi="Verdana"/>
          <w:sz w:val="20"/>
          <w:szCs w:val="20"/>
        </w:rPr>
        <w:t>Un fichier est un fichier ordinaire ou un fichier répertoire</w:t>
      </w:r>
    </w:p>
    <w:p w14:paraId="75FDFB74" w14:textId="77777777" w:rsidR="00140BAE" w:rsidRPr="00DA17AF" w:rsidRDefault="00140BAE" w:rsidP="00140BAE">
      <w:pPr>
        <w:jc w:val="both"/>
        <w:rPr>
          <w:rFonts w:ascii="Verdana" w:hAnsi="Verdana"/>
          <w:sz w:val="20"/>
          <w:szCs w:val="20"/>
        </w:rPr>
      </w:pPr>
      <w:r w:rsidRPr="00DA17AF">
        <w:rPr>
          <w:rFonts w:ascii="Verdana" w:hAnsi="Verdana"/>
          <w:sz w:val="20"/>
          <w:szCs w:val="20"/>
        </w:rPr>
        <w:t>Un fichier contient des enregistrements</w:t>
      </w:r>
    </w:p>
    <w:p w14:paraId="2BA4940B" w14:textId="77777777" w:rsidR="00140BAE" w:rsidRPr="00DA17AF" w:rsidRDefault="00140BAE" w:rsidP="00140BAE">
      <w:pPr>
        <w:jc w:val="both"/>
        <w:rPr>
          <w:rFonts w:ascii="Verdana" w:hAnsi="Verdana"/>
          <w:sz w:val="20"/>
          <w:szCs w:val="20"/>
        </w:rPr>
      </w:pPr>
      <w:r w:rsidRPr="00DA17AF">
        <w:rPr>
          <w:rFonts w:ascii="Verdana" w:hAnsi="Verdana"/>
          <w:sz w:val="20"/>
          <w:szCs w:val="20"/>
        </w:rPr>
        <w:t>Un polygone est composé d’un ensemble de points ordonnés</w:t>
      </w:r>
    </w:p>
    <w:p w14:paraId="63D02A0F" w14:textId="77777777" w:rsidR="00140BAE" w:rsidRPr="00DA17AF" w:rsidRDefault="00140BAE" w:rsidP="00140BAE">
      <w:pPr>
        <w:jc w:val="both"/>
        <w:rPr>
          <w:rFonts w:ascii="Verdana" w:hAnsi="Verdana"/>
          <w:sz w:val="20"/>
          <w:szCs w:val="20"/>
        </w:rPr>
      </w:pPr>
      <w:r w:rsidRPr="00DA17AF">
        <w:rPr>
          <w:rFonts w:ascii="Verdana" w:hAnsi="Verdana"/>
          <w:sz w:val="20"/>
          <w:szCs w:val="20"/>
        </w:rPr>
        <w:t>Une personne utilise un langage de programmation dans un projet</w:t>
      </w:r>
    </w:p>
    <w:p w14:paraId="43EA66E7" w14:textId="77777777" w:rsidR="00140BAE" w:rsidRPr="00DA17AF" w:rsidRDefault="00140BAE" w:rsidP="00140BAE">
      <w:pPr>
        <w:jc w:val="both"/>
        <w:rPr>
          <w:rFonts w:ascii="Verdana" w:hAnsi="Verdana"/>
          <w:sz w:val="20"/>
          <w:szCs w:val="20"/>
        </w:rPr>
      </w:pPr>
      <w:r w:rsidRPr="00DA17AF">
        <w:rPr>
          <w:rFonts w:ascii="Verdana" w:hAnsi="Verdana"/>
          <w:sz w:val="20"/>
          <w:szCs w:val="20"/>
        </w:rPr>
        <w:t>Les modems et les claviers sont des périphériques d’entrées/sorties</w:t>
      </w:r>
    </w:p>
    <w:p w14:paraId="127A8383" w14:textId="77777777" w:rsidR="00140BAE" w:rsidRPr="00DA17AF" w:rsidRDefault="00140BAE" w:rsidP="00140BAE">
      <w:pPr>
        <w:jc w:val="both"/>
        <w:rPr>
          <w:rFonts w:ascii="Verdana" w:hAnsi="Verdana"/>
          <w:sz w:val="20"/>
          <w:szCs w:val="20"/>
        </w:rPr>
      </w:pPr>
      <w:r w:rsidRPr="00DA17AF">
        <w:rPr>
          <w:rFonts w:ascii="Verdana" w:hAnsi="Verdana"/>
          <w:sz w:val="20"/>
          <w:szCs w:val="20"/>
        </w:rPr>
        <w:t>Des classes d’objets peuvent avoir plusieurs attributs.</w:t>
      </w:r>
    </w:p>
    <w:p w14:paraId="3D697DFE" w14:textId="77777777" w:rsidR="00140BAE" w:rsidRPr="00DA17AF" w:rsidRDefault="00140BAE" w:rsidP="00140BAE">
      <w:pPr>
        <w:jc w:val="both"/>
        <w:rPr>
          <w:rFonts w:ascii="Verdana" w:hAnsi="Verdana"/>
          <w:sz w:val="20"/>
          <w:szCs w:val="20"/>
        </w:rPr>
      </w:pPr>
    </w:p>
    <w:p w14:paraId="13135A75" w14:textId="016203E5" w:rsidR="00140BAE" w:rsidRPr="00DA17AF" w:rsidRDefault="008078FC" w:rsidP="00140BAE">
      <w:pPr>
        <w:jc w:val="both"/>
        <w:rPr>
          <w:rFonts w:ascii="Verdana" w:hAnsi="Verdana"/>
          <w:sz w:val="20"/>
          <w:szCs w:val="20"/>
        </w:rPr>
      </w:pPr>
      <w:r>
        <w:rPr>
          <w:rFonts w:ascii="Verdana" w:hAnsi="Verdana"/>
          <w:sz w:val="20"/>
          <w:szCs w:val="20"/>
        </w:rPr>
        <w:t>3</w:t>
      </w:r>
      <w:r w:rsidR="00140BAE" w:rsidRPr="00DA17AF">
        <w:rPr>
          <w:rFonts w:ascii="Verdana" w:hAnsi="Verdana"/>
          <w:sz w:val="20"/>
          <w:szCs w:val="20"/>
        </w:rPr>
        <w:t xml:space="preserve"> </w:t>
      </w:r>
      <w:r w:rsidR="00140BAE">
        <w:rPr>
          <w:rFonts w:ascii="Verdana" w:hAnsi="Verdana"/>
          <w:sz w:val="20"/>
          <w:szCs w:val="20"/>
        </w:rPr>
        <w:t>L</w:t>
      </w:r>
      <w:r w:rsidR="00140BAE" w:rsidRPr="00DA17AF">
        <w:rPr>
          <w:rFonts w:ascii="Verdana" w:hAnsi="Verdana"/>
          <w:sz w:val="20"/>
          <w:szCs w:val="20"/>
        </w:rPr>
        <w:t>a société humaine</w:t>
      </w:r>
    </w:p>
    <w:p w14:paraId="68820488" w14:textId="77777777" w:rsidR="00140BAE" w:rsidRPr="00DA17AF" w:rsidRDefault="00140BAE" w:rsidP="00140BAE">
      <w:pPr>
        <w:jc w:val="both"/>
        <w:rPr>
          <w:rFonts w:ascii="Verdana" w:hAnsi="Verdana"/>
          <w:sz w:val="20"/>
          <w:szCs w:val="20"/>
        </w:rPr>
      </w:pPr>
    </w:p>
    <w:p w14:paraId="5EF4C0ED" w14:textId="5BA08BBB" w:rsidR="00140BAE" w:rsidRPr="00DA17AF" w:rsidRDefault="00140BAE" w:rsidP="00140BAE">
      <w:pPr>
        <w:jc w:val="both"/>
        <w:rPr>
          <w:rFonts w:ascii="Verdana" w:hAnsi="Verdana"/>
          <w:sz w:val="20"/>
          <w:szCs w:val="20"/>
        </w:rPr>
      </w:pPr>
      <w:r w:rsidRPr="00DA17AF">
        <w:rPr>
          <w:rFonts w:ascii="Verdana" w:hAnsi="Verdana"/>
          <w:sz w:val="20"/>
          <w:szCs w:val="20"/>
        </w:rPr>
        <w:t>Deux personnes peuvent être mariées. Deux personnes mariées sont de sexes opposés</w:t>
      </w:r>
      <w:r w:rsidR="007B518B">
        <w:rPr>
          <w:rFonts w:ascii="Verdana" w:hAnsi="Verdana"/>
          <w:sz w:val="20"/>
          <w:szCs w:val="20"/>
        </w:rPr>
        <w:t xml:space="preserve"> (ancienne modalité</w:t>
      </w:r>
      <w:proofErr w:type="gramStart"/>
      <w:r w:rsidR="007B518B">
        <w:rPr>
          <w:rFonts w:ascii="Verdana" w:hAnsi="Verdana"/>
          <w:sz w:val="20"/>
          <w:szCs w:val="20"/>
        </w:rPr>
        <w:t xml:space="preserve">) </w:t>
      </w:r>
      <w:r w:rsidRPr="00DA17AF">
        <w:rPr>
          <w:rFonts w:ascii="Verdana" w:hAnsi="Verdana"/>
          <w:sz w:val="20"/>
          <w:szCs w:val="20"/>
        </w:rPr>
        <w:t>.</w:t>
      </w:r>
      <w:proofErr w:type="gramEnd"/>
      <w:r w:rsidRPr="00DA17AF">
        <w:rPr>
          <w:rFonts w:ascii="Verdana" w:hAnsi="Verdana"/>
          <w:sz w:val="20"/>
          <w:szCs w:val="20"/>
        </w:rPr>
        <w:t xml:space="preserve"> Proposer un diagramme de classes avec une association réflexive.</w:t>
      </w:r>
    </w:p>
    <w:p w14:paraId="6E9A3709" w14:textId="77777777" w:rsidR="00140BAE" w:rsidRPr="00DA17AF" w:rsidRDefault="00140BAE" w:rsidP="00140BAE">
      <w:pPr>
        <w:jc w:val="both"/>
        <w:rPr>
          <w:rFonts w:ascii="Verdana" w:hAnsi="Verdana"/>
          <w:sz w:val="20"/>
          <w:szCs w:val="20"/>
        </w:rPr>
      </w:pPr>
    </w:p>
    <w:p w14:paraId="2D3E4689" w14:textId="77777777" w:rsidR="00140BAE" w:rsidRPr="00DA17AF" w:rsidRDefault="00140BAE" w:rsidP="00140BAE">
      <w:pPr>
        <w:jc w:val="both"/>
        <w:rPr>
          <w:rFonts w:ascii="Verdana" w:hAnsi="Verdana"/>
          <w:sz w:val="20"/>
          <w:szCs w:val="20"/>
        </w:rPr>
      </w:pPr>
      <w:r w:rsidRPr="00DA17AF">
        <w:rPr>
          <w:rFonts w:ascii="Verdana" w:hAnsi="Verdana"/>
          <w:sz w:val="20"/>
          <w:szCs w:val="20"/>
        </w:rPr>
        <w:t>Même question mais en utilisant la relation de généralisation.</w:t>
      </w:r>
    </w:p>
    <w:p w14:paraId="4924CFC2" w14:textId="77777777" w:rsidR="00140BAE" w:rsidRPr="00DA17AF" w:rsidRDefault="00140BAE" w:rsidP="00140BAE">
      <w:pPr>
        <w:jc w:val="both"/>
        <w:rPr>
          <w:rFonts w:ascii="Verdana" w:hAnsi="Verdana"/>
          <w:sz w:val="20"/>
          <w:szCs w:val="20"/>
        </w:rPr>
      </w:pPr>
    </w:p>
    <w:p w14:paraId="24432516" w14:textId="77777777" w:rsidR="00140BAE" w:rsidRPr="00DA17AF" w:rsidRDefault="00140BAE" w:rsidP="00140BAE">
      <w:pPr>
        <w:jc w:val="both"/>
        <w:rPr>
          <w:rFonts w:ascii="Verdana" w:hAnsi="Verdana"/>
          <w:sz w:val="20"/>
          <w:szCs w:val="20"/>
        </w:rPr>
      </w:pPr>
      <w:r w:rsidRPr="00DA17AF">
        <w:rPr>
          <w:rFonts w:ascii="Verdana" w:hAnsi="Verdana"/>
          <w:sz w:val="20"/>
          <w:szCs w:val="20"/>
        </w:rPr>
        <w:t>Deux personnes peuvent être mariées ou pacsées. Proposer un modèle modifié.</w:t>
      </w:r>
    </w:p>
    <w:p w14:paraId="3EF28E24" w14:textId="77777777" w:rsidR="00140BAE" w:rsidRPr="00DA17AF" w:rsidRDefault="00140BAE" w:rsidP="00140BAE">
      <w:pPr>
        <w:jc w:val="both"/>
        <w:rPr>
          <w:rFonts w:ascii="Verdana" w:hAnsi="Verdana"/>
          <w:sz w:val="20"/>
          <w:szCs w:val="20"/>
        </w:rPr>
      </w:pPr>
    </w:p>
    <w:p w14:paraId="7A43CA0D" w14:textId="36D52316" w:rsidR="00140BAE" w:rsidRPr="00DA17AF" w:rsidRDefault="00140BAE" w:rsidP="00140BAE">
      <w:pPr>
        <w:jc w:val="both"/>
        <w:rPr>
          <w:rFonts w:ascii="Verdana" w:hAnsi="Verdana"/>
          <w:sz w:val="20"/>
          <w:szCs w:val="20"/>
        </w:rPr>
      </w:pPr>
      <w:r w:rsidRPr="00DA17AF">
        <w:rPr>
          <w:rFonts w:ascii="Verdana" w:hAnsi="Verdana"/>
          <w:sz w:val="20"/>
          <w:szCs w:val="20"/>
        </w:rPr>
        <w:t>Un pacs est caractérisé par une date et un lieu</w:t>
      </w:r>
      <w:r w:rsidR="007B518B">
        <w:rPr>
          <w:rFonts w:ascii="Verdana" w:hAnsi="Verdana"/>
          <w:sz w:val="20"/>
          <w:szCs w:val="20"/>
        </w:rPr>
        <w:t>,</w:t>
      </w:r>
      <w:r w:rsidRPr="00DA17AF">
        <w:rPr>
          <w:rFonts w:ascii="Verdana" w:hAnsi="Verdana"/>
          <w:sz w:val="20"/>
          <w:szCs w:val="20"/>
        </w:rPr>
        <w:t xml:space="preserve"> un mariage par une date, un lieu et un contrat.</w:t>
      </w:r>
    </w:p>
    <w:p w14:paraId="15AB3FCC" w14:textId="77777777" w:rsidR="00140BAE" w:rsidRDefault="00140BAE" w:rsidP="00140BAE">
      <w:pPr>
        <w:jc w:val="both"/>
        <w:rPr>
          <w:rFonts w:ascii="Verdana" w:hAnsi="Verdana"/>
          <w:sz w:val="20"/>
          <w:szCs w:val="20"/>
        </w:rPr>
      </w:pPr>
    </w:p>
    <w:p w14:paraId="65BB3E50" w14:textId="57BAEB19" w:rsidR="00140BAE" w:rsidRDefault="00060EA1" w:rsidP="00140BAE">
      <w:pPr>
        <w:jc w:val="both"/>
        <w:rPr>
          <w:rFonts w:ascii="Verdana" w:hAnsi="Verdana"/>
          <w:sz w:val="20"/>
          <w:szCs w:val="20"/>
        </w:rPr>
      </w:pPr>
      <w:r>
        <w:rPr>
          <w:rFonts w:ascii="Verdana" w:hAnsi="Verdana"/>
          <w:sz w:val="20"/>
          <w:szCs w:val="20"/>
        </w:rPr>
        <w:t>Modifier le modèle pour le mariage entre deux personnes de même sexe.</w:t>
      </w:r>
    </w:p>
    <w:p w14:paraId="05FF4924" w14:textId="77777777" w:rsidR="00060EA1" w:rsidRPr="00DA17AF" w:rsidRDefault="00060EA1" w:rsidP="00140BAE">
      <w:pPr>
        <w:jc w:val="both"/>
        <w:rPr>
          <w:rFonts w:ascii="Verdana" w:hAnsi="Verdana"/>
          <w:sz w:val="20"/>
          <w:szCs w:val="20"/>
        </w:rPr>
      </w:pPr>
    </w:p>
    <w:p w14:paraId="5B526EA8" w14:textId="2B433AEC" w:rsidR="00140BAE" w:rsidRPr="00542A09" w:rsidRDefault="00140BAE" w:rsidP="00140BAE">
      <w:pPr>
        <w:pBdr>
          <w:bottom w:val="single" w:sz="4" w:space="1" w:color="auto"/>
        </w:pBdr>
        <w:jc w:val="both"/>
        <w:rPr>
          <w:rFonts w:ascii="Verdana" w:hAnsi="Verdana"/>
          <w:b/>
          <w:sz w:val="20"/>
          <w:szCs w:val="20"/>
        </w:rPr>
      </w:pPr>
      <w:r w:rsidRPr="00542A09">
        <w:rPr>
          <w:rFonts w:ascii="Verdana" w:hAnsi="Verdana"/>
          <w:b/>
          <w:sz w:val="20"/>
          <w:szCs w:val="20"/>
        </w:rPr>
        <w:t xml:space="preserve">2. </w:t>
      </w:r>
      <w:r w:rsidR="00674B26">
        <w:rPr>
          <w:rFonts w:ascii="Verdana" w:hAnsi="Verdana"/>
          <w:b/>
          <w:sz w:val="20"/>
          <w:szCs w:val="20"/>
        </w:rPr>
        <w:t xml:space="preserve">Diagramme de classe du </w:t>
      </w:r>
      <w:r w:rsidRPr="00542A09">
        <w:rPr>
          <w:rFonts w:ascii="Verdana" w:hAnsi="Verdana"/>
          <w:b/>
          <w:sz w:val="20"/>
          <w:szCs w:val="20"/>
        </w:rPr>
        <w:t>Cas S.N.C.F.</w:t>
      </w:r>
    </w:p>
    <w:p w14:paraId="046C1CF2" w14:textId="77777777" w:rsidR="00140BAE" w:rsidRPr="00B62093" w:rsidRDefault="00140BAE" w:rsidP="00140BAE">
      <w:pPr>
        <w:jc w:val="both"/>
        <w:rPr>
          <w:rFonts w:ascii="Verdana" w:hAnsi="Verdana"/>
          <w:b/>
          <w:sz w:val="20"/>
          <w:szCs w:val="20"/>
        </w:rPr>
      </w:pPr>
    </w:p>
    <w:p w14:paraId="429F1155" w14:textId="77777777" w:rsidR="00140BAE" w:rsidRPr="00DA17AF" w:rsidRDefault="00140BAE" w:rsidP="00140BAE">
      <w:pPr>
        <w:jc w:val="both"/>
        <w:rPr>
          <w:rFonts w:ascii="Verdana" w:hAnsi="Verdana"/>
          <w:sz w:val="20"/>
          <w:szCs w:val="20"/>
        </w:rPr>
      </w:pPr>
      <w:r w:rsidRPr="00DA17AF">
        <w:rPr>
          <w:rFonts w:ascii="Verdana" w:hAnsi="Verdana"/>
          <w:sz w:val="20"/>
          <w:szCs w:val="20"/>
        </w:rPr>
        <w:t>L’objectif est d’identifier les classes appelées entité avec les attributs, les méthodes et la navigation.</w:t>
      </w:r>
    </w:p>
    <w:p w14:paraId="6B68C42A" w14:textId="77777777" w:rsidR="00140BAE" w:rsidRPr="00DA17AF" w:rsidRDefault="00140BAE" w:rsidP="00140BAE">
      <w:pPr>
        <w:jc w:val="both"/>
        <w:rPr>
          <w:rFonts w:ascii="Verdana" w:hAnsi="Verdana"/>
          <w:sz w:val="20"/>
          <w:szCs w:val="20"/>
        </w:rPr>
      </w:pPr>
    </w:p>
    <w:p w14:paraId="2D3A7ABE" w14:textId="77777777" w:rsidR="00140BAE" w:rsidRPr="00DA17AF" w:rsidRDefault="00140BAE" w:rsidP="00140BAE">
      <w:pPr>
        <w:jc w:val="both"/>
        <w:rPr>
          <w:rFonts w:ascii="Verdana" w:hAnsi="Verdana"/>
          <w:sz w:val="20"/>
          <w:szCs w:val="20"/>
        </w:rPr>
      </w:pPr>
      <w:r w:rsidRPr="00DA17AF">
        <w:rPr>
          <w:rFonts w:ascii="Verdana" w:hAnsi="Verdana"/>
          <w:sz w:val="20"/>
          <w:szCs w:val="20"/>
        </w:rPr>
        <w:t>1 Le billet simple.</w:t>
      </w:r>
    </w:p>
    <w:p w14:paraId="37838BB0" w14:textId="09CA7455" w:rsidR="00140BAE" w:rsidRPr="00DA17AF" w:rsidRDefault="00140BAE" w:rsidP="00140BAE">
      <w:pPr>
        <w:jc w:val="center"/>
        <w:rPr>
          <w:rFonts w:ascii="Verdana" w:hAnsi="Verdana"/>
          <w:sz w:val="20"/>
          <w:szCs w:val="20"/>
        </w:rPr>
      </w:pPr>
      <w:r>
        <w:rPr>
          <w:rFonts w:ascii="Verdana" w:hAnsi="Verdana"/>
          <w:noProof/>
          <w:sz w:val="20"/>
          <w:szCs w:val="20"/>
        </w:rPr>
        <w:lastRenderedPageBreak/>
        <w:drawing>
          <wp:inline distT="0" distB="0" distL="0" distR="0" wp14:anchorId="6FF7CB15" wp14:editId="79C4B115">
            <wp:extent cx="6832600" cy="4089400"/>
            <wp:effectExtent l="0" t="0" r="0" b="0"/>
            <wp:docPr id="15" name="Image 1" descr="Billet S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t SNC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2600" cy="4089400"/>
                    </a:xfrm>
                    <a:prstGeom prst="rect">
                      <a:avLst/>
                    </a:prstGeom>
                    <a:noFill/>
                    <a:ln>
                      <a:noFill/>
                    </a:ln>
                  </pic:spPr>
                </pic:pic>
              </a:graphicData>
            </a:graphic>
          </wp:inline>
        </w:drawing>
      </w:r>
    </w:p>
    <w:p w14:paraId="4C92AF69" w14:textId="77777777" w:rsidR="00140BAE" w:rsidRPr="00DA17AF" w:rsidRDefault="00140BAE" w:rsidP="00140BAE">
      <w:pPr>
        <w:jc w:val="both"/>
        <w:rPr>
          <w:rFonts w:ascii="Verdana" w:hAnsi="Verdana"/>
          <w:sz w:val="20"/>
          <w:szCs w:val="20"/>
        </w:rPr>
      </w:pPr>
    </w:p>
    <w:p w14:paraId="32602C22" w14:textId="77777777" w:rsidR="00140BAE" w:rsidRPr="00DA17AF" w:rsidRDefault="00140BAE" w:rsidP="00140BAE">
      <w:pPr>
        <w:jc w:val="both"/>
        <w:rPr>
          <w:rFonts w:ascii="Verdana" w:hAnsi="Verdana"/>
          <w:sz w:val="20"/>
          <w:szCs w:val="20"/>
        </w:rPr>
      </w:pPr>
    </w:p>
    <w:p w14:paraId="2E89D7CA" w14:textId="77777777" w:rsidR="00140BAE" w:rsidRPr="00DA17AF" w:rsidRDefault="00140BAE" w:rsidP="00140BAE">
      <w:pPr>
        <w:jc w:val="both"/>
        <w:rPr>
          <w:rFonts w:ascii="Verdana" w:hAnsi="Verdana"/>
          <w:sz w:val="20"/>
          <w:szCs w:val="20"/>
        </w:rPr>
      </w:pPr>
      <w:r w:rsidRPr="00DA17AF">
        <w:rPr>
          <w:rFonts w:ascii="Verdana" w:hAnsi="Verdana"/>
          <w:sz w:val="20"/>
          <w:szCs w:val="20"/>
        </w:rPr>
        <w:t>Sur un billet SNCF, vous pouvez avoir au maximum deux trajets, chacun est valorisé séparément en fonction du nombre de kilomètres entre la gare de départ et celle d’arrivée. Le prix du kilomètre est unique et multiplié par le nombre de kilomètres pour donner le prix du trajet.</w:t>
      </w:r>
    </w:p>
    <w:p w14:paraId="79282623" w14:textId="77777777" w:rsidR="00140BAE" w:rsidRPr="00DA17AF" w:rsidRDefault="00140BAE" w:rsidP="00140BAE">
      <w:pPr>
        <w:jc w:val="both"/>
        <w:rPr>
          <w:rFonts w:ascii="Verdana" w:hAnsi="Verdana"/>
          <w:sz w:val="20"/>
          <w:szCs w:val="20"/>
        </w:rPr>
      </w:pPr>
      <w:r w:rsidRPr="00DA17AF">
        <w:rPr>
          <w:rFonts w:ascii="Verdana" w:hAnsi="Verdana"/>
          <w:sz w:val="20"/>
          <w:szCs w:val="20"/>
        </w:rPr>
        <w:t>Construisez le modèle de classes sans tenir compte des classes (1</w:t>
      </w:r>
      <w:r w:rsidRPr="00DA17AF">
        <w:rPr>
          <w:rFonts w:ascii="Verdana" w:hAnsi="Verdana"/>
          <w:sz w:val="20"/>
          <w:szCs w:val="20"/>
          <w:vertAlign w:val="superscript"/>
        </w:rPr>
        <w:t>ère</w:t>
      </w:r>
      <w:r w:rsidRPr="00DA17AF">
        <w:rPr>
          <w:rFonts w:ascii="Verdana" w:hAnsi="Verdana"/>
          <w:sz w:val="20"/>
          <w:szCs w:val="20"/>
        </w:rPr>
        <w:t xml:space="preserve"> ou seconde) et de la notion de réservation.</w:t>
      </w:r>
    </w:p>
    <w:p w14:paraId="144C110B" w14:textId="77777777" w:rsidR="00140BAE" w:rsidRPr="00DA17AF" w:rsidRDefault="00140BAE" w:rsidP="00140BAE">
      <w:pPr>
        <w:jc w:val="both"/>
        <w:rPr>
          <w:rFonts w:ascii="Verdana" w:hAnsi="Verdana"/>
          <w:sz w:val="20"/>
          <w:szCs w:val="20"/>
        </w:rPr>
      </w:pPr>
    </w:p>
    <w:p w14:paraId="45367E14" w14:textId="77777777" w:rsidR="00140BAE" w:rsidRPr="00DA17AF" w:rsidRDefault="00140BAE" w:rsidP="00140BAE">
      <w:pPr>
        <w:jc w:val="both"/>
        <w:rPr>
          <w:rFonts w:ascii="Verdana" w:hAnsi="Verdana"/>
          <w:sz w:val="20"/>
          <w:szCs w:val="20"/>
        </w:rPr>
      </w:pPr>
      <w:r w:rsidRPr="00DA17AF">
        <w:rPr>
          <w:rFonts w:ascii="Verdana" w:hAnsi="Verdana"/>
          <w:sz w:val="20"/>
          <w:szCs w:val="20"/>
        </w:rPr>
        <w:t>2 Le billet TGV ou autre.</w:t>
      </w:r>
    </w:p>
    <w:p w14:paraId="568FB01D" w14:textId="77777777" w:rsidR="00140BAE" w:rsidRPr="00DA17AF" w:rsidRDefault="00140BAE" w:rsidP="00140BAE">
      <w:pPr>
        <w:jc w:val="both"/>
        <w:rPr>
          <w:rFonts w:ascii="Verdana" w:hAnsi="Verdana"/>
          <w:sz w:val="20"/>
          <w:szCs w:val="20"/>
        </w:rPr>
      </w:pPr>
      <w:r w:rsidRPr="00DA17AF">
        <w:rPr>
          <w:rFonts w:ascii="Verdana" w:hAnsi="Verdana"/>
          <w:sz w:val="20"/>
          <w:szCs w:val="20"/>
        </w:rPr>
        <w:t>Vous devez tenir compte maintenant du fait que sur un billet il puisse y avoir un trajet TGV et/ou un trajet non TGV. Le prix du Km est différent que vous soyez sur un billet TGV ou pas. De plus uniquement pour le trajet TGV vous devez faire une réservation sur un  train précis. Ce dernier en fonction du jour et de l’heure implique un supplément forfaitaire en pourcentage.</w:t>
      </w:r>
    </w:p>
    <w:p w14:paraId="6164231F" w14:textId="77777777" w:rsidR="00140BAE" w:rsidRPr="00DA17AF" w:rsidRDefault="00140BAE" w:rsidP="00140BAE">
      <w:pPr>
        <w:jc w:val="both"/>
        <w:rPr>
          <w:rFonts w:ascii="Verdana" w:hAnsi="Verdana"/>
          <w:i/>
          <w:sz w:val="20"/>
          <w:szCs w:val="20"/>
        </w:rPr>
      </w:pPr>
    </w:p>
    <w:p w14:paraId="59A44D41" w14:textId="77777777" w:rsidR="00140BAE" w:rsidRPr="00DA17AF" w:rsidRDefault="00140BAE" w:rsidP="00140BAE">
      <w:pPr>
        <w:jc w:val="both"/>
        <w:rPr>
          <w:rFonts w:ascii="Verdana" w:hAnsi="Verdana"/>
          <w:sz w:val="20"/>
          <w:szCs w:val="20"/>
        </w:rPr>
      </w:pPr>
      <w:r w:rsidRPr="00DA17AF">
        <w:rPr>
          <w:rFonts w:ascii="Verdana" w:hAnsi="Verdana"/>
          <w:sz w:val="20"/>
          <w:szCs w:val="20"/>
        </w:rPr>
        <w:t>3 Le besoin de statistiques.</w:t>
      </w:r>
    </w:p>
    <w:p w14:paraId="0F348D29" w14:textId="77777777" w:rsidR="00140BAE" w:rsidRPr="00DA17AF" w:rsidRDefault="00140BAE" w:rsidP="00140BAE">
      <w:pPr>
        <w:jc w:val="both"/>
        <w:rPr>
          <w:rFonts w:ascii="Verdana" w:hAnsi="Verdana"/>
          <w:sz w:val="20"/>
          <w:szCs w:val="20"/>
        </w:rPr>
      </w:pPr>
      <w:r w:rsidRPr="00DA17AF">
        <w:rPr>
          <w:rFonts w:ascii="Verdana" w:hAnsi="Verdana"/>
          <w:sz w:val="20"/>
          <w:szCs w:val="20"/>
        </w:rPr>
        <w:t xml:space="preserve">L’utilisateur souhaite connaître le nombre </w:t>
      </w:r>
      <w:r>
        <w:rPr>
          <w:rFonts w:ascii="Verdana" w:hAnsi="Verdana"/>
          <w:sz w:val="20"/>
          <w:szCs w:val="20"/>
        </w:rPr>
        <w:t xml:space="preserve">de </w:t>
      </w:r>
      <w:r w:rsidRPr="00DA17AF">
        <w:rPr>
          <w:rFonts w:ascii="Verdana" w:hAnsi="Verdana"/>
          <w:sz w:val="20"/>
          <w:szCs w:val="20"/>
        </w:rPr>
        <w:t>billets vendus pa</w:t>
      </w:r>
      <w:r>
        <w:rPr>
          <w:rFonts w:ascii="Verdana" w:hAnsi="Verdana"/>
          <w:sz w:val="20"/>
          <w:szCs w:val="20"/>
        </w:rPr>
        <w:t>r</w:t>
      </w:r>
      <w:r w:rsidRPr="00DA17AF">
        <w:rPr>
          <w:rFonts w:ascii="Verdana" w:hAnsi="Verdana"/>
          <w:sz w:val="20"/>
          <w:szCs w:val="20"/>
        </w:rPr>
        <w:t xml:space="preserve"> jour (attention la date de la vente n’est pas nécessairement celle de circulation du train).</w:t>
      </w:r>
    </w:p>
    <w:p w14:paraId="6E180980" w14:textId="77777777" w:rsidR="00140BAE" w:rsidRPr="00DA17AF" w:rsidRDefault="00140BAE" w:rsidP="00140BAE">
      <w:pPr>
        <w:jc w:val="both"/>
        <w:rPr>
          <w:rFonts w:ascii="Verdana" w:hAnsi="Verdana"/>
          <w:sz w:val="20"/>
          <w:szCs w:val="20"/>
        </w:rPr>
      </w:pPr>
      <w:r w:rsidRPr="00DA17AF">
        <w:rPr>
          <w:rFonts w:ascii="Verdana" w:hAnsi="Verdana"/>
          <w:sz w:val="20"/>
          <w:szCs w:val="20"/>
        </w:rPr>
        <w:t>Pour cela il vous demande d’imaginer deux possibilités, soit à chaque vente de billet augmenter un compteur de nombre de billets, soit en fin de journée calculer ce nombre de billets.</w:t>
      </w:r>
    </w:p>
    <w:p w14:paraId="2B3168C4" w14:textId="77777777" w:rsidR="00140BAE" w:rsidRPr="00DA17AF" w:rsidRDefault="00140BAE" w:rsidP="00140BAE">
      <w:pPr>
        <w:jc w:val="both"/>
        <w:rPr>
          <w:rFonts w:ascii="Verdana" w:hAnsi="Verdana"/>
          <w:i/>
          <w:sz w:val="20"/>
          <w:szCs w:val="20"/>
        </w:rPr>
      </w:pPr>
    </w:p>
    <w:p w14:paraId="218CE505" w14:textId="77777777" w:rsidR="00140BAE" w:rsidRPr="00DA17AF" w:rsidRDefault="00140BAE" w:rsidP="00140BAE">
      <w:pPr>
        <w:jc w:val="both"/>
        <w:rPr>
          <w:rFonts w:ascii="Verdana" w:hAnsi="Verdana"/>
          <w:sz w:val="20"/>
          <w:szCs w:val="20"/>
        </w:rPr>
      </w:pPr>
      <w:r w:rsidRPr="00DA17AF">
        <w:rPr>
          <w:rFonts w:ascii="Verdana" w:hAnsi="Verdana"/>
          <w:sz w:val="20"/>
          <w:szCs w:val="20"/>
        </w:rPr>
        <w:t>4 Les autres besoins.</w:t>
      </w:r>
    </w:p>
    <w:p w14:paraId="353AC509" w14:textId="77777777" w:rsidR="00140BAE" w:rsidRPr="00DA17AF" w:rsidRDefault="00140BAE" w:rsidP="00140BAE">
      <w:pPr>
        <w:jc w:val="both"/>
        <w:rPr>
          <w:rFonts w:ascii="Verdana" w:hAnsi="Verdana"/>
          <w:sz w:val="20"/>
          <w:szCs w:val="20"/>
        </w:rPr>
      </w:pPr>
      <w:r w:rsidRPr="00DA17AF">
        <w:rPr>
          <w:rFonts w:ascii="Verdana" w:hAnsi="Verdana"/>
          <w:sz w:val="20"/>
          <w:szCs w:val="20"/>
        </w:rPr>
        <w:t>Imaginer le modèle en tenant compte des autres besoins comme :</w:t>
      </w:r>
    </w:p>
    <w:p w14:paraId="2AA5CA67" w14:textId="77777777" w:rsidR="00140BAE" w:rsidRPr="00DA17AF" w:rsidRDefault="00140BAE" w:rsidP="00140BAE">
      <w:pPr>
        <w:numPr>
          <w:ilvl w:val="0"/>
          <w:numId w:val="14"/>
        </w:numPr>
        <w:jc w:val="both"/>
        <w:rPr>
          <w:rFonts w:ascii="Verdana" w:hAnsi="Verdana"/>
          <w:sz w:val="20"/>
          <w:szCs w:val="20"/>
        </w:rPr>
      </w:pPr>
      <w:r w:rsidRPr="00DA17AF">
        <w:rPr>
          <w:rFonts w:ascii="Verdana" w:hAnsi="Verdana"/>
          <w:sz w:val="20"/>
          <w:szCs w:val="20"/>
        </w:rPr>
        <w:t>Le train dispose d’un nombre maximum de places</w:t>
      </w:r>
      <w:r>
        <w:rPr>
          <w:rFonts w:ascii="Verdana" w:hAnsi="Verdana"/>
          <w:sz w:val="20"/>
          <w:szCs w:val="20"/>
        </w:rPr>
        <w:t xml:space="preserve"> ; </w:t>
      </w:r>
      <w:r w:rsidRPr="00DA17AF">
        <w:rPr>
          <w:rFonts w:ascii="Verdana" w:hAnsi="Verdana"/>
          <w:sz w:val="20"/>
          <w:szCs w:val="20"/>
        </w:rPr>
        <w:t>il est nécessaire de contrôler que ce nombre ne soit pas atteint pour effectuer une réservation.</w:t>
      </w:r>
    </w:p>
    <w:p w14:paraId="3552ACFB" w14:textId="77777777" w:rsidR="00140BAE" w:rsidRPr="00DA17AF" w:rsidRDefault="00140BAE" w:rsidP="00140BAE">
      <w:pPr>
        <w:numPr>
          <w:ilvl w:val="0"/>
          <w:numId w:val="14"/>
        </w:numPr>
        <w:jc w:val="both"/>
        <w:rPr>
          <w:rFonts w:ascii="Verdana" w:hAnsi="Verdana"/>
          <w:sz w:val="20"/>
          <w:szCs w:val="20"/>
        </w:rPr>
      </w:pPr>
      <w:r w:rsidRPr="00DA17AF">
        <w:rPr>
          <w:rFonts w:ascii="Verdana" w:hAnsi="Verdana"/>
          <w:sz w:val="20"/>
          <w:szCs w:val="20"/>
        </w:rPr>
        <w:t>Il faut prévoir l’impression du billet.</w:t>
      </w:r>
    </w:p>
    <w:p w14:paraId="3FC2F1AD" w14:textId="77777777" w:rsidR="00140BAE" w:rsidRPr="00DA17AF" w:rsidRDefault="00140BAE" w:rsidP="00140BAE">
      <w:pPr>
        <w:numPr>
          <w:ilvl w:val="0"/>
          <w:numId w:val="14"/>
        </w:numPr>
        <w:jc w:val="both"/>
        <w:rPr>
          <w:rFonts w:ascii="Verdana" w:hAnsi="Verdana"/>
          <w:sz w:val="20"/>
          <w:szCs w:val="20"/>
        </w:rPr>
      </w:pPr>
      <w:r w:rsidRPr="00DA17AF">
        <w:rPr>
          <w:rFonts w:ascii="Verdana" w:hAnsi="Verdana"/>
          <w:sz w:val="20"/>
          <w:szCs w:val="20"/>
        </w:rPr>
        <w:t>Dans certains cas l’utilisateur dispose d’une réduction qui est nominative</w:t>
      </w:r>
      <w:r>
        <w:rPr>
          <w:rFonts w:ascii="Verdana" w:hAnsi="Verdana"/>
          <w:sz w:val="20"/>
          <w:szCs w:val="20"/>
        </w:rPr>
        <w:t xml:space="preserve"> ; </w:t>
      </w:r>
      <w:r w:rsidRPr="00DA17AF">
        <w:rPr>
          <w:rFonts w:ascii="Verdana" w:hAnsi="Verdana"/>
          <w:sz w:val="20"/>
          <w:szCs w:val="20"/>
        </w:rPr>
        <w:t>elle s’exprime en pourcentage de réduction sur le billet.</w:t>
      </w:r>
    </w:p>
    <w:p w14:paraId="34BE412E" w14:textId="77777777" w:rsidR="00140BAE" w:rsidRPr="00DA17AF" w:rsidRDefault="00140BAE" w:rsidP="00140BAE">
      <w:pPr>
        <w:numPr>
          <w:ilvl w:val="0"/>
          <w:numId w:val="14"/>
        </w:numPr>
        <w:jc w:val="both"/>
        <w:rPr>
          <w:rFonts w:ascii="Verdana" w:hAnsi="Verdana"/>
          <w:sz w:val="20"/>
          <w:szCs w:val="20"/>
        </w:rPr>
      </w:pPr>
      <w:r w:rsidRPr="00DA17AF">
        <w:rPr>
          <w:rFonts w:ascii="Verdana" w:hAnsi="Verdana"/>
          <w:sz w:val="20"/>
          <w:szCs w:val="20"/>
        </w:rPr>
        <w:t>Pour compléter la description d’un train il faut connaître toutes les gares desservies par celui-ci.</w:t>
      </w:r>
    </w:p>
    <w:p w14:paraId="6A83A191" w14:textId="77777777" w:rsidR="00140BAE" w:rsidRDefault="00140BAE" w:rsidP="007B518B">
      <w:pPr>
        <w:jc w:val="both"/>
        <w:rPr>
          <w:rFonts w:ascii="Verdana" w:hAnsi="Verdana"/>
          <w:sz w:val="20"/>
        </w:rPr>
      </w:pPr>
    </w:p>
    <w:p w14:paraId="07885F00" w14:textId="77777777" w:rsidR="00140BAE" w:rsidRDefault="00140BAE" w:rsidP="007B518B">
      <w:pPr>
        <w:jc w:val="both"/>
        <w:rPr>
          <w:rFonts w:ascii="Verdana" w:hAnsi="Verdana"/>
          <w:sz w:val="20"/>
        </w:rPr>
      </w:pPr>
    </w:p>
    <w:p w14:paraId="7198D678" w14:textId="77777777" w:rsidR="008078FC" w:rsidRDefault="008078FC" w:rsidP="00140BAE">
      <w:pPr>
        <w:ind w:left="360"/>
        <w:jc w:val="both"/>
        <w:rPr>
          <w:rFonts w:ascii="Verdana" w:hAnsi="Verdana"/>
          <w:sz w:val="20"/>
        </w:rPr>
      </w:pPr>
    </w:p>
    <w:p w14:paraId="15B12911" w14:textId="77777777" w:rsidR="00140BAE" w:rsidRDefault="00140BAE" w:rsidP="00140BAE">
      <w:pPr>
        <w:ind w:left="360"/>
        <w:jc w:val="both"/>
        <w:rPr>
          <w:rFonts w:ascii="Verdana" w:hAnsi="Verdana"/>
          <w:sz w:val="20"/>
        </w:rPr>
      </w:pPr>
    </w:p>
    <w:p w14:paraId="5460CE11" w14:textId="4120FDC7" w:rsidR="00D73CD7" w:rsidRPr="005F33E4" w:rsidRDefault="00CA1D00" w:rsidP="00D73CD7">
      <w:pPr>
        <w:pBdr>
          <w:bottom w:val="single" w:sz="4" w:space="1" w:color="auto"/>
        </w:pBdr>
        <w:jc w:val="both"/>
        <w:rPr>
          <w:rFonts w:ascii="Verdana" w:hAnsi="Verdana"/>
          <w:b/>
          <w:sz w:val="20"/>
        </w:rPr>
      </w:pPr>
      <w:r>
        <w:rPr>
          <w:rFonts w:ascii="Verdana" w:hAnsi="Verdana"/>
          <w:b/>
          <w:sz w:val="20"/>
        </w:rPr>
        <w:t>3</w:t>
      </w:r>
      <w:r w:rsidR="00D73CD7">
        <w:rPr>
          <w:rFonts w:ascii="Verdana" w:hAnsi="Verdana"/>
          <w:b/>
          <w:sz w:val="20"/>
        </w:rPr>
        <w:t xml:space="preserve">. Réalisez les diagrammes des classes d’analyse (classes &amp; attributs) de </w:t>
      </w:r>
      <w:r>
        <w:rPr>
          <w:rFonts w:ascii="Verdana" w:hAnsi="Verdana"/>
          <w:b/>
          <w:sz w:val="20"/>
        </w:rPr>
        <w:t>Troc</w:t>
      </w:r>
    </w:p>
    <w:p w14:paraId="20CE5485" w14:textId="3E05A0A7" w:rsidR="00D73CD7" w:rsidRDefault="00D73CD7" w:rsidP="00D73CD7">
      <w:pPr>
        <w:jc w:val="both"/>
      </w:pPr>
    </w:p>
    <w:p w14:paraId="51879ADB" w14:textId="0CE492DE" w:rsidR="00674B26" w:rsidRPr="00060DF6" w:rsidRDefault="00674B26" w:rsidP="00674B26">
      <w:pPr>
        <w:pBdr>
          <w:bottom w:val="single" w:sz="4" w:space="1" w:color="auto"/>
        </w:pBdr>
        <w:jc w:val="both"/>
        <w:rPr>
          <w:rFonts w:ascii="Verdana" w:hAnsi="Verdana"/>
          <w:b/>
          <w:sz w:val="20"/>
        </w:rPr>
      </w:pPr>
      <w:r>
        <w:rPr>
          <w:rFonts w:ascii="Verdana" w:hAnsi="Verdana"/>
          <w:b/>
          <w:sz w:val="20"/>
        </w:rPr>
        <w:lastRenderedPageBreak/>
        <w:t xml:space="preserve">4. </w:t>
      </w:r>
      <w:r w:rsidRPr="00060DF6">
        <w:rPr>
          <w:rFonts w:ascii="Verdana" w:hAnsi="Verdana"/>
          <w:b/>
          <w:sz w:val="20"/>
        </w:rPr>
        <w:t>Diagrammes d’états-transitions des classes entité</w:t>
      </w:r>
    </w:p>
    <w:p w14:paraId="5A4CB23A" w14:textId="77777777" w:rsidR="00674B26" w:rsidRPr="005F33E4" w:rsidRDefault="00674B26" w:rsidP="00674B26">
      <w:pPr>
        <w:jc w:val="both"/>
        <w:rPr>
          <w:rFonts w:ascii="Verdana" w:hAnsi="Verdana"/>
          <w:b/>
          <w:sz w:val="20"/>
        </w:rPr>
      </w:pPr>
    </w:p>
    <w:p w14:paraId="4B5E3FC6" w14:textId="77777777" w:rsidR="00674B26" w:rsidRPr="000530B0" w:rsidRDefault="00674B26" w:rsidP="00674B26">
      <w:pPr>
        <w:jc w:val="both"/>
        <w:rPr>
          <w:rFonts w:ascii="Verdana" w:hAnsi="Verdana"/>
          <w:sz w:val="20"/>
        </w:rPr>
      </w:pPr>
      <w:r w:rsidRPr="000530B0">
        <w:rPr>
          <w:rFonts w:ascii="Verdana" w:hAnsi="Verdana"/>
          <w:i/>
          <w:sz w:val="20"/>
        </w:rPr>
        <w:t>Diagramme d'états-transitions (ou diagramme d’automate fini) :</w:t>
      </w:r>
      <w:r w:rsidRPr="000530B0">
        <w:rPr>
          <w:rFonts w:ascii="Verdana" w:hAnsi="Verdana"/>
          <w:sz w:val="20"/>
        </w:rPr>
        <w:t xml:space="preserve"> consiste à s'intéresser au cycle de vie d'un objet générique d'une classe entité particulière au fil de ses interactions, dans tous les cas possibles. Cette vue locale d'un objet décrit comment il réagit à des événements en fonction de son état courant et comment il passe dans un nouvel état.</w:t>
      </w:r>
    </w:p>
    <w:p w14:paraId="79C16D90" w14:textId="77777777" w:rsidR="00674B26" w:rsidRPr="000530B0" w:rsidRDefault="00674B26" w:rsidP="00674B26">
      <w:pPr>
        <w:jc w:val="both"/>
        <w:rPr>
          <w:rFonts w:ascii="Verdana" w:hAnsi="Verdana"/>
          <w:sz w:val="20"/>
        </w:rPr>
      </w:pPr>
      <w:r w:rsidRPr="000530B0">
        <w:rPr>
          <w:rFonts w:ascii="Verdana" w:hAnsi="Verdana"/>
          <w:sz w:val="20"/>
        </w:rPr>
        <w:t xml:space="preserve">Toutes les classes entité du modèle ne requièrent pas nécessairement de modéliser leurs états. Cela ne concerne que celles qui ont un comportement dynamique complexe. Cela correspond à l'un des deux cas suivants : </w:t>
      </w:r>
    </w:p>
    <w:p w14:paraId="0C9516F7" w14:textId="77777777" w:rsidR="00674B26" w:rsidRPr="000530B0" w:rsidRDefault="00674B26" w:rsidP="00674B26">
      <w:pPr>
        <w:numPr>
          <w:ilvl w:val="0"/>
          <w:numId w:val="24"/>
        </w:numPr>
        <w:jc w:val="both"/>
        <w:rPr>
          <w:rFonts w:ascii="Verdana" w:hAnsi="Verdana"/>
          <w:sz w:val="20"/>
        </w:rPr>
      </w:pPr>
      <w:r w:rsidRPr="000530B0">
        <w:rPr>
          <w:rFonts w:ascii="Verdana" w:hAnsi="Verdana"/>
          <w:sz w:val="20"/>
        </w:rPr>
        <w:t>Les objets de la classe entité réagissent différemment à l'occurrence du même événement</w:t>
      </w:r>
      <w:ins w:id="0" w:author="Vincent COUTURIER" w:date="2017-08-24T22:18:00Z">
        <w:r>
          <w:rPr>
            <w:rFonts w:ascii="Verdana" w:hAnsi="Verdana"/>
            <w:sz w:val="20"/>
          </w:rPr>
          <w:t xml:space="preserve"> </w:t>
        </w:r>
      </w:ins>
      <w:r w:rsidRPr="000530B0">
        <w:rPr>
          <w:rFonts w:ascii="Verdana" w:hAnsi="Verdana"/>
          <w:sz w:val="20"/>
        </w:rPr>
        <w:t xml:space="preserve">: chaque type de réaction caractérise un état particulier. </w:t>
      </w:r>
    </w:p>
    <w:p w14:paraId="4E9EB9B4" w14:textId="77777777" w:rsidR="00674B26" w:rsidRPr="000530B0" w:rsidRDefault="00674B26" w:rsidP="00674B26">
      <w:pPr>
        <w:numPr>
          <w:ilvl w:val="0"/>
          <w:numId w:val="24"/>
        </w:numPr>
        <w:jc w:val="both"/>
        <w:rPr>
          <w:rFonts w:ascii="Verdana" w:hAnsi="Verdana"/>
          <w:sz w:val="20"/>
        </w:rPr>
      </w:pPr>
      <w:r w:rsidRPr="000530B0">
        <w:rPr>
          <w:rFonts w:ascii="Verdana" w:hAnsi="Verdana"/>
          <w:sz w:val="20"/>
        </w:rPr>
        <w:t>La classe entité doit organiser certaines opérations dans un ordre précis</w:t>
      </w:r>
      <w:ins w:id="1" w:author="Vincent COUTURIER" w:date="2017-08-24T22:18:00Z">
        <w:r>
          <w:rPr>
            <w:rFonts w:ascii="Verdana" w:hAnsi="Verdana"/>
            <w:sz w:val="20"/>
          </w:rPr>
          <w:t xml:space="preserve"> </w:t>
        </w:r>
      </w:ins>
      <w:r w:rsidRPr="000530B0">
        <w:rPr>
          <w:rFonts w:ascii="Verdana" w:hAnsi="Verdana"/>
          <w:sz w:val="20"/>
        </w:rPr>
        <w:t xml:space="preserve">: dans ce cas, des états séquentiels permettent de préciser la chronologie forcée des événements d'activation. </w:t>
      </w:r>
    </w:p>
    <w:p w14:paraId="3A46FC2B" w14:textId="77777777" w:rsidR="00674B26" w:rsidRPr="000530B0" w:rsidRDefault="00674B26" w:rsidP="00674B26">
      <w:pPr>
        <w:jc w:val="both"/>
        <w:rPr>
          <w:rFonts w:ascii="Verdana" w:hAnsi="Verdana"/>
          <w:sz w:val="20"/>
        </w:rPr>
      </w:pPr>
      <w:r w:rsidRPr="000530B0">
        <w:rPr>
          <w:rFonts w:ascii="Verdana" w:hAnsi="Verdana"/>
          <w:sz w:val="20"/>
        </w:rPr>
        <w:t xml:space="preserve">Ici, une des seules classes entités répondant à l'un des deux cas précédents (en l'occurrence le deuxième) est la classe </w:t>
      </w:r>
      <w:r w:rsidRPr="000530B0">
        <w:rPr>
          <w:rFonts w:ascii="Courier New" w:hAnsi="Courier New"/>
          <w:sz w:val="20"/>
        </w:rPr>
        <w:t>Commande</w:t>
      </w:r>
      <w:r w:rsidRPr="000530B0">
        <w:rPr>
          <w:rFonts w:ascii="Verdana" w:hAnsi="Verdana"/>
          <w:sz w:val="20"/>
        </w:rPr>
        <w:t>. En effet, les objets de cette classe sont manipulés au travers de plusieurs cas d'utilisation</w:t>
      </w:r>
      <w:r>
        <w:rPr>
          <w:rFonts w:ascii="Verdana" w:hAnsi="Verdana"/>
          <w:sz w:val="20"/>
        </w:rPr>
        <w:t xml:space="preserve"> </w:t>
      </w:r>
      <w:r w:rsidRPr="000530B0">
        <w:rPr>
          <w:rFonts w:ascii="Verdana" w:hAnsi="Verdana"/>
          <w:sz w:val="20"/>
        </w:rPr>
        <w:t xml:space="preserve">: « Effectuer une commande », « Consulter ses commandes » (qui permet également de les modifier, sous certaines conditions). </w:t>
      </w:r>
    </w:p>
    <w:p w14:paraId="5044C5ED" w14:textId="77777777" w:rsidR="00674B26" w:rsidRDefault="00674B26" w:rsidP="00674B26">
      <w:pPr>
        <w:jc w:val="both"/>
        <w:rPr>
          <w:rFonts w:ascii="Verdana" w:hAnsi="Verdana"/>
          <w:i/>
          <w:sz w:val="20"/>
        </w:rPr>
      </w:pPr>
    </w:p>
    <w:p w14:paraId="7969F9CC" w14:textId="77777777" w:rsidR="00674B26" w:rsidRPr="003025EB" w:rsidRDefault="00674B26" w:rsidP="00674B26">
      <w:pPr>
        <w:jc w:val="center"/>
        <w:rPr>
          <w:rFonts w:ascii="Verdana" w:hAnsi="Verdana"/>
          <w:i/>
          <w:sz w:val="20"/>
        </w:rPr>
      </w:pPr>
      <w:r>
        <w:rPr>
          <w:noProof/>
        </w:rPr>
        <w:drawing>
          <wp:inline distT="0" distB="0" distL="0" distR="0" wp14:anchorId="23F94926" wp14:editId="503D3CF8">
            <wp:extent cx="4968157" cy="18518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157" cy="1851816"/>
                    </a:xfrm>
                    <a:prstGeom prst="rect">
                      <a:avLst/>
                    </a:prstGeom>
                    <a:noFill/>
                    <a:ln>
                      <a:noFill/>
                    </a:ln>
                  </pic:spPr>
                </pic:pic>
              </a:graphicData>
            </a:graphic>
          </wp:inline>
        </w:drawing>
      </w:r>
    </w:p>
    <w:p w14:paraId="71A10C1B" w14:textId="77777777" w:rsidR="00674B26" w:rsidRPr="000530B0" w:rsidRDefault="00674B26" w:rsidP="00674B26">
      <w:pPr>
        <w:jc w:val="both"/>
        <w:rPr>
          <w:rFonts w:ascii="Verdana" w:hAnsi="Verdana"/>
          <w:sz w:val="20"/>
        </w:rPr>
      </w:pPr>
      <w:r w:rsidRPr="00BB383A">
        <w:rPr>
          <w:rFonts w:ascii="Verdana" w:hAnsi="Verdana"/>
          <w:i/>
          <w:sz w:val="20"/>
        </w:rPr>
        <w:t>État</w:t>
      </w:r>
      <w:r>
        <w:rPr>
          <w:rFonts w:ascii="Verdana" w:hAnsi="Verdana"/>
          <w:i/>
          <w:sz w:val="20"/>
        </w:rPr>
        <w:t xml:space="preserve"> </w:t>
      </w:r>
      <w:r w:rsidRPr="00BB383A">
        <w:rPr>
          <w:rFonts w:ascii="Verdana" w:hAnsi="Verdana"/>
          <w:i/>
          <w:sz w:val="20"/>
        </w:rPr>
        <w:t xml:space="preserve">: </w:t>
      </w:r>
      <w:r w:rsidRPr="000530B0">
        <w:rPr>
          <w:rFonts w:ascii="Verdana" w:hAnsi="Verdana"/>
          <w:sz w:val="20"/>
        </w:rPr>
        <w:t>représente une situation durant la vie d'un objet pendant laquelle</w:t>
      </w:r>
      <w:r>
        <w:rPr>
          <w:rFonts w:ascii="Verdana" w:hAnsi="Verdana"/>
          <w:sz w:val="20"/>
        </w:rPr>
        <w:t xml:space="preserve"> </w:t>
      </w:r>
      <w:r w:rsidRPr="000530B0">
        <w:rPr>
          <w:rFonts w:ascii="Verdana" w:hAnsi="Verdana"/>
          <w:sz w:val="20"/>
        </w:rPr>
        <w:t xml:space="preserve">: </w:t>
      </w:r>
    </w:p>
    <w:p w14:paraId="4A5A5188" w14:textId="77777777" w:rsidR="00674B26" w:rsidRPr="000530B0" w:rsidRDefault="00674B26" w:rsidP="00674B26">
      <w:pPr>
        <w:numPr>
          <w:ilvl w:val="0"/>
          <w:numId w:val="25"/>
        </w:numPr>
        <w:jc w:val="both"/>
        <w:rPr>
          <w:rFonts w:ascii="Verdana" w:hAnsi="Verdana"/>
          <w:sz w:val="20"/>
        </w:rPr>
      </w:pPr>
      <w:proofErr w:type="gramStart"/>
      <w:r w:rsidRPr="000530B0">
        <w:rPr>
          <w:rFonts w:ascii="Verdana" w:hAnsi="Verdana"/>
          <w:sz w:val="20"/>
        </w:rPr>
        <w:t>il</w:t>
      </w:r>
      <w:proofErr w:type="gramEnd"/>
      <w:r w:rsidRPr="000530B0">
        <w:rPr>
          <w:rFonts w:ascii="Verdana" w:hAnsi="Verdana"/>
          <w:sz w:val="20"/>
        </w:rPr>
        <w:t xml:space="preserve"> satisfait une certaine condition, </w:t>
      </w:r>
    </w:p>
    <w:p w14:paraId="05F6B3A3" w14:textId="77777777" w:rsidR="00674B26" w:rsidRPr="000530B0" w:rsidRDefault="00674B26" w:rsidP="00674B26">
      <w:pPr>
        <w:numPr>
          <w:ilvl w:val="0"/>
          <w:numId w:val="25"/>
        </w:numPr>
        <w:jc w:val="both"/>
        <w:rPr>
          <w:rFonts w:ascii="Verdana" w:hAnsi="Verdana"/>
          <w:sz w:val="20"/>
        </w:rPr>
      </w:pPr>
      <w:proofErr w:type="gramStart"/>
      <w:r w:rsidRPr="000530B0">
        <w:rPr>
          <w:rFonts w:ascii="Verdana" w:hAnsi="Verdana"/>
          <w:sz w:val="20"/>
        </w:rPr>
        <w:t>il</w:t>
      </w:r>
      <w:proofErr w:type="gramEnd"/>
      <w:r w:rsidRPr="000530B0">
        <w:rPr>
          <w:rFonts w:ascii="Verdana" w:hAnsi="Verdana"/>
          <w:sz w:val="20"/>
        </w:rPr>
        <w:t xml:space="preserve"> exécute une certaine activité, </w:t>
      </w:r>
    </w:p>
    <w:p w14:paraId="645636E6" w14:textId="77777777" w:rsidR="00674B26" w:rsidRPr="000530B0" w:rsidRDefault="00674B26" w:rsidP="00674B26">
      <w:pPr>
        <w:numPr>
          <w:ilvl w:val="0"/>
          <w:numId w:val="25"/>
        </w:numPr>
        <w:jc w:val="both"/>
        <w:rPr>
          <w:rFonts w:ascii="Verdana" w:hAnsi="Verdana"/>
          <w:sz w:val="20"/>
        </w:rPr>
      </w:pPr>
      <w:proofErr w:type="gramStart"/>
      <w:r w:rsidRPr="000530B0">
        <w:rPr>
          <w:rFonts w:ascii="Verdana" w:hAnsi="Verdana"/>
          <w:sz w:val="20"/>
        </w:rPr>
        <w:t>ou</w:t>
      </w:r>
      <w:proofErr w:type="gramEnd"/>
      <w:r w:rsidRPr="000530B0">
        <w:rPr>
          <w:rFonts w:ascii="Verdana" w:hAnsi="Verdana"/>
          <w:sz w:val="20"/>
        </w:rPr>
        <w:t xml:space="preserve"> bien il attend un certain événement. </w:t>
      </w:r>
    </w:p>
    <w:p w14:paraId="5A8508B8" w14:textId="77777777" w:rsidR="00674B26" w:rsidRPr="000530B0" w:rsidRDefault="00674B26" w:rsidP="00674B26">
      <w:pPr>
        <w:jc w:val="both"/>
        <w:rPr>
          <w:rFonts w:ascii="Verdana" w:hAnsi="Verdana"/>
          <w:sz w:val="20"/>
        </w:rPr>
      </w:pPr>
      <w:r w:rsidRPr="000530B0">
        <w:rPr>
          <w:rFonts w:ascii="Verdana" w:hAnsi="Verdana"/>
          <w:sz w:val="20"/>
        </w:rPr>
        <w:t xml:space="preserve">Un objet passe par une succession d'états durant son existence. </w:t>
      </w:r>
    </w:p>
    <w:p w14:paraId="3CAC5BA7" w14:textId="77777777" w:rsidR="00674B26" w:rsidRPr="000530B0" w:rsidRDefault="00674B26" w:rsidP="00674B26">
      <w:pPr>
        <w:jc w:val="both"/>
        <w:rPr>
          <w:rFonts w:ascii="Verdana" w:hAnsi="Verdana"/>
          <w:sz w:val="20"/>
        </w:rPr>
      </w:pPr>
      <w:r w:rsidRPr="00BB383A">
        <w:rPr>
          <w:rFonts w:ascii="Verdana" w:hAnsi="Verdana"/>
          <w:i/>
          <w:sz w:val="20"/>
        </w:rPr>
        <w:t>Transition</w:t>
      </w:r>
      <w:r>
        <w:rPr>
          <w:rFonts w:ascii="Verdana" w:hAnsi="Verdana"/>
          <w:i/>
          <w:sz w:val="20"/>
        </w:rPr>
        <w:t xml:space="preserve"> </w:t>
      </w:r>
      <w:r w:rsidRPr="00BB383A">
        <w:rPr>
          <w:rFonts w:ascii="Verdana" w:hAnsi="Verdana"/>
          <w:i/>
          <w:sz w:val="20"/>
        </w:rPr>
        <w:t xml:space="preserve">: </w:t>
      </w:r>
      <w:r w:rsidRPr="000530B0">
        <w:rPr>
          <w:rFonts w:ascii="Verdana" w:hAnsi="Verdana"/>
          <w:sz w:val="20"/>
        </w:rPr>
        <w:t>décrit la réaction d'un objet lorsqu'un événement se produit (généralement l'objet change d'état, mais pas forcément). En règle générale, une transition possède un événement déclencheur, une condition de garde, un effet et un état cible.</w:t>
      </w:r>
    </w:p>
    <w:p w14:paraId="3B44E338" w14:textId="77777777" w:rsidR="00674B26" w:rsidRDefault="00674B26" w:rsidP="00674B26">
      <w:pPr>
        <w:jc w:val="both"/>
        <w:rPr>
          <w:rFonts w:ascii="Verdana" w:hAnsi="Verdana"/>
          <w:i/>
          <w:sz w:val="20"/>
        </w:rPr>
      </w:pPr>
      <w:r w:rsidRPr="00BB383A">
        <w:rPr>
          <w:rFonts w:ascii="Verdana" w:hAnsi="Verdana"/>
          <w:i/>
          <w:sz w:val="20"/>
        </w:rPr>
        <w:t>Événement</w:t>
      </w:r>
      <w:r>
        <w:rPr>
          <w:rFonts w:ascii="Verdana" w:hAnsi="Verdana"/>
          <w:i/>
          <w:sz w:val="20"/>
        </w:rPr>
        <w:t xml:space="preserve"> </w:t>
      </w:r>
      <w:r w:rsidRPr="00BB383A">
        <w:rPr>
          <w:rFonts w:ascii="Verdana" w:hAnsi="Verdana"/>
          <w:i/>
          <w:sz w:val="20"/>
        </w:rPr>
        <w:t xml:space="preserve">: </w:t>
      </w:r>
      <w:r w:rsidRPr="000530B0">
        <w:rPr>
          <w:rFonts w:ascii="Verdana" w:hAnsi="Verdana"/>
          <w:sz w:val="20"/>
        </w:rPr>
        <w:t>spécification d'une occurrence remarquable qui a une localisation dans le temps et l'espace. Un événement peut porter des paramètres qui matérialisent le flot d'information ou de données entre objets.</w:t>
      </w:r>
      <w:r w:rsidRPr="00BB383A">
        <w:rPr>
          <w:rFonts w:ascii="Verdana" w:hAnsi="Verdana"/>
          <w:i/>
          <w:sz w:val="20"/>
        </w:rPr>
        <w:t xml:space="preserve"> </w:t>
      </w:r>
    </w:p>
    <w:p w14:paraId="5CCDB51B" w14:textId="77777777" w:rsidR="00674B26" w:rsidRDefault="00674B26" w:rsidP="00674B26">
      <w:pPr>
        <w:jc w:val="both"/>
        <w:rPr>
          <w:rFonts w:ascii="Verdana" w:hAnsi="Verdana"/>
          <w:i/>
          <w:sz w:val="20"/>
        </w:rPr>
      </w:pPr>
      <w:r w:rsidRPr="00BB383A">
        <w:rPr>
          <w:rFonts w:ascii="Verdana" w:hAnsi="Verdana"/>
          <w:i/>
          <w:sz w:val="20"/>
        </w:rPr>
        <w:t>Effet</w:t>
      </w:r>
      <w:r>
        <w:rPr>
          <w:rFonts w:ascii="Verdana" w:hAnsi="Verdana"/>
          <w:i/>
          <w:sz w:val="20"/>
        </w:rPr>
        <w:t xml:space="preserve"> </w:t>
      </w:r>
      <w:r w:rsidRPr="00BB383A">
        <w:rPr>
          <w:rFonts w:ascii="Verdana" w:hAnsi="Verdana"/>
          <w:i/>
          <w:sz w:val="20"/>
        </w:rPr>
        <w:t xml:space="preserve">: </w:t>
      </w:r>
      <w:r w:rsidRPr="000530B0">
        <w:rPr>
          <w:rFonts w:ascii="Verdana" w:hAnsi="Verdana"/>
          <w:sz w:val="20"/>
        </w:rPr>
        <w:t>action ou activité qui s'exécute lorsqu'une transition se déclenche. L'exécution de l'effet est unitaire et ne permet de traiter aucun événement supplémentaire pendant son déroulement. Une action peut représenter la mise à jour d'un attribut, un appel d'opération, la création ou la destruction d'un autre objet, ainsi que l'envoi d'un signal à un autre objet. Les activités durables (</w:t>
      </w:r>
      <w:r w:rsidRPr="00B12BFD">
        <w:rPr>
          <w:rFonts w:ascii="Courier New" w:hAnsi="Courier New"/>
          <w:sz w:val="20"/>
        </w:rPr>
        <w:t>do-</w:t>
      </w:r>
      <w:proofErr w:type="spellStart"/>
      <w:r w:rsidRPr="00B12BFD">
        <w:rPr>
          <w:rFonts w:ascii="Courier New" w:hAnsi="Courier New"/>
          <w:sz w:val="20"/>
        </w:rPr>
        <w:t>activity</w:t>
      </w:r>
      <w:proofErr w:type="spellEnd"/>
      <w:r w:rsidRPr="000530B0">
        <w:rPr>
          <w:rFonts w:ascii="Verdana" w:hAnsi="Verdana"/>
          <w:sz w:val="20"/>
        </w:rPr>
        <w:t>) ont une certaine durée, sont interruptibles et sont associées aux états.</w:t>
      </w:r>
    </w:p>
    <w:p w14:paraId="5AA9BDE0" w14:textId="77777777" w:rsidR="00674B26" w:rsidRPr="000530B0" w:rsidRDefault="00674B26" w:rsidP="00674B26">
      <w:pPr>
        <w:jc w:val="both"/>
        <w:rPr>
          <w:rFonts w:ascii="Verdana" w:hAnsi="Verdana"/>
          <w:sz w:val="20"/>
        </w:rPr>
      </w:pPr>
      <w:r>
        <w:rPr>
          <w:rFonts w:ascii="Verdana" w:hAnsi="Verdana"/>
          <w:i/>
          <w:sz w:val="20"/>
        </w:rPr>
        <w:t>Condition</w:t>
      </w:r>
      <w:r w:rsidRPr="000530B0">
        <w:rPr>
          <w:rFonts w:ascii="Verdana" w:hAnsi="Verdana"/>
          <w:sz w:val="20"/>
        </w:rPr>
        <w:t xml:space="preserve"> (ou </w:t>
      </w:r>
      <w:r w:rsidRPr="000530B0">
        <w:rPr>
          <w:rFonts w:ascii="Verdana" w:hAnsi="Verdana"/>
          <w:i/>
          <w:sz w:val="20"/>
        </w:rPr>
        <w:t>condition de garde</w:t>
      </w:r>
      <w:r w:rsidRPr="000530B0">
        <w:rPr>
          <w:rFonts w:ascii="Verdana" w:hAnsi="Verdana"/>
          <w:sz w:val="20"/>
        </w:rPr>
        <w:t>)</w:t>
      </w:r>
      <w:r>
        <w:rPr>
          <w:rFonts w:ascii="Verdana" w:hAnsi="Verdana"/>
          <w:sz w:val="20"/>
        </w:rPr>
        <w:t xml:space="preserve"> : </w:t>
      </w:r>
      <w:r w:rsidRPr="000530B0">
        <w:rPr>
          <w:rFonts w:ascii="Verdana" w:hAnsi="Verdana"/>
          <w:sz w:val="20"/>
        </w:rPr>
        <w:t xml:space="preserve">expression booléenne qui doit être vraie lorsque l'événement arrive pour que la transition soit déclenchée. Elle se note entre crochets. Elle peut concerner les attributs de l'objet concerné ainsi que les paramètres de l'événement déclencheur. Plusieurs transitions avec le même événement doivent avoir des conditions de garde différentes. </w:t>
      </w:r>
    </w:p>
    <w:p w14:paraId="3CE617E3" w14:textId="77777777" w:rsidR="00674B26" w:rsidRPr="00BB383A" w:rsidRDefault="00674B26" w:rsidP="00674B26">
      <w:pPr>
        <w:jc w:val="both"/>
        <w:rPr>
          <w:rFonts w:ascii="Verdana" w:hAnsi="Verdana"/>
          <w:i/>
          <w:sz w:val="20"/>
        </w:rPr>
      </w:pPr>
      <w:r w:rsidRPr="000530B0">
        <w:rPr>
          <w:rFonts w:ascii="Verdana" w:hAnsi="Verdana"/>
          <w:sz w:val="20"/>
        </w:rPr>
        <w:t xml:space="preserve">Un état peut contenir une </w:t>
      </w:r>
      <w:r w:rsidRPr="000530B0">
        <w:rPr>
          <w:rFonts w:ascii="Verdana" w:hAnsi="Verdana"/>
          <w:i/>
          <w:sz w:val="20"/>
        </w:rPr>
        <w:t>activité durable (</w:t>
      </w:r>
      <w:r w:rsidRPr="00B12BFD">
        <w:rPr>
          <w:rFonts w:ascii="Courier New" w:hAnsi="Courier New"/>
          <w:i/>
          <w:sz w:val="20"/>
        </w:rPr>
        <w:t>do-</w:t>
      </w:r>
      <w:proofErr w:type="spellStart"/>
      <w:r w:rsidRPr="00B12BFD">
        <w:rPr>
          <w:rFonts w:ascii="Courier New" w:hAnsi="Courier New"/>
          <w:i/>
          <w:sz w:val="20"/>
        </w:rPr>
        <w:t>activity</w:t>
      </w:r>
      <w:proofErr w:type="spellEnd"/>
      <w:r w:rsidRPr="000530B0">
        <w:rPr>
          <w:rFonts w:ascii="Verdana" w:hAnsi="Verdana"/>
          <w:i/>
          <w:sz w:val="20"/>
        </w:rPr>
        <w:t>),</w:t>
      </w:r>
      <w:r w:rsidRPr="000530B0">
        <w:rPr>
          <w:rFonts w:ascii="Verdana" w:hAnsi="Verdana"/>
          <w:sz w:val="20"/>
        </w:rPr>
        <w:t xml:space="preserve"> qui est interruptible par un événement, mais peut également se terminer d'elle-même</w:t>
      </w:r>
      <w:r w:rsidRPr="00BB383A">
        <w:rPr>
          <w:rFonts w:ascii="Verdana" w:hAnsi="Verdana"/>
          <w:i/>
          <w:sz w:val="20"/>
        </w:rPr>
        <w:t xml:space="preserve">. </w:t>
      </w:r>
    </w:p>
    <w:p w14:paraId="622F2D50" w14:textId="77777777" w:rsidR="00674B26" w:rsidRDefault="00674B26" w:rsidP="00674B26">
      <w:pPr>
        <w:jc w:val="both"/>
        <w:rPr>
          <w:rFonts w:ascii="Verdana" w:hAnsi="Verdana"/>
          <w:i/>
          <w:sz w:val="20"/>
        </w:rPr>
      </w:pPr>
    </w:p>
    <w:p w14:paraId="46EA4BB3" w14:textId="77777777" w:rsidR="00674B26" w:rsidRPr="00F94839" w:rsidRDefault="00674B26" w:rsidP="00674B26">
      <w:pPr>
        <w:jc w:val="both"/>
        <w:outlineLvl w:val="0"/>
        <w:rPr>
          <w:rFonts w:ascii="Verdana" w:hAnsi="Verdana"/>
          <w:b/>
          <w:sz w:val="20"/>
        </w:rPr>
      </w:pPr>
      <w:r w:rsidRPr="00F94839">
        <w:rPr>
          <w:rFonts w:ascii="Verdana" w:hAnsi="Verdana"/>
          <w:b/>
          <w:sz w:val="20"/>
        </w:rPr>
        <w:t>Réalisez le diagramme d’états</w:t>
      </w:r>
      <w:r>
        <w:rPr>
          <w:rFonts w:ascii="Verdana" w:hAnsi="Verdana"/>
          <w:b/>
          <w:sz w:val="20"/>
        </w:rPr>
        <w:t>-transitions</w:t>
      </w:r>
      <w:r w:rsidRPr="00F94839">
        <w:rPr>
          <w:rFonts w:ascii="Verdana" w:hAnsi="Verdana"/>
          <w:b/>
          <w:sz w:val="20"/>
        </w:rPr>
        <w:t xml:space="preserve"> de la classe </w:t>
      </w:r>
      <w:r w:rsidRPr="00F94839">
        <w:rPr>
          <w:rFonts w:ascii="Verdana" w:hAnsi="Verdana"/>
          <w:b/>
          <w:i/>
          <w:sz w:val="20"/>
        </w:rPr>
        <w:t>Commande</w:t>
      </w:r>
      <w:r w:rsidRPr="00F94839">
        <w:rPr>
          <w:rFonts w:ascii="Verdana" w:hAnsi="Verdana"/>
          <w:b/>
          <w:sz w:val="20"/>
        </w:rPr>
        <w:t>.</w:t>
      </w:r>
    </w:p>
    <w:p w14:paraId="797629AE" w14:textId="77777777" w:rsidR="00674B26" w:rsidRDefault="00674B26" w:rsidP="00674B26">
      <w:pPr>
        <w:jc w:val="both"/>
        <w:rPr>
          <w:rFonts w:ascii="Verdana" w:hAnsi="Verdana"/>
          <w:i/>
          <w:sz w:val="20"/>
        </w:rPr>
      </w:pPr>
      <w:r>
        <w:rPr>
          <w:rFonts w:ascii="Verdana" w:hAnsi="Verdana"/>
          <w:i/>
          <w:sz w:val="20"/>
        </w:rPr>
        <w:t>Indications :</w:t>
      </w:r>
    </w:p>
    <w:p w14:paraId="4529DE57" w14:textId="2C6CB7A3" w:rsidR="00674B26" w:rsidRPr="00F94839" w:rsidRDefault="00674B26" w:rsidP="00674B26">
      <w:pPr>
        <w:numPr>
          <w:ilvl w:val="0"/>
          <w:numId w:val="23"/>
        </w:numPr>
        <w:jc w:val="both"/>
        <w:rPr>
          <w:rFonts w:ascii="Verdana" w:hAnsi="Verdana"/>
          <w:i/>
          <w:sz w:val="20"/>
        </w:rPr>
      </w:pPr>
      <w:ins w:id="2" w:author="pascal COLIN" w:date="2020-09-28T23:15:00Z">
        <w:r>
          <w:rPr>
            <w:rFonts w:ascii="Verdana" w:hAnsi="Verdana"/>
            <w:i/>
            <w:sz w:val="20"/>
          </w:rPr>
          <w:t>Vous représenterez la commande avec son p</w:t>
        </w:r>
      </w:ins>
      <w:ins w:id="3" w:author="pascal COLIN" w:date="2020-09-28T23:16:00Z">
        <w:r>
          <w:rPr>
            <w:rFonts w:ascii="Verdana" w:hAnsi="Verdana"/>
            <w:i/>
            <w:sz w:val="20"/>
          </w:rPr>
          <w:t>aiement, sa préparation dans le magasin, sa livraison et l’acceptation de la livraison par le client</w:t>
        </w:r>
      </w:ins>
    </w:p>
    <w:p w14:paraId="27DC9A82" w14:textId="722EDBEB" w:rsidR="00674B26" w:rsidRDefault="00674B26" w:rsidP="00674B26">
      <w:pPr>
        <w:numPr>
          <w:ilvl w:val="0"/>
          <w:numId w:val="23"/>
        </w:numPr>
        <w:jc w:val="both"/>
        <w:rPr>
          <w:ins w:id="4" w:author="pascal COLIN" w:date="2020-09-28T23:17:00Z"/>
          <w:rFonts w:ascii="Verdana" w:hAnsi="Verdana"/>
          <w:i/>
          <w:sz w:val="20"/>
        </w:rPr>
      </w:pPr>
      <w:ins w:id="5" w:author="pascal COLIN" w:date="2020-09-28T23:16:00Z">
        <w:r>
          <w:rPr>
            <w:rFonts w:ascii="Verdana" w:hAnsi="Verdana"/>
            <w:i/>
            <w:sz w:val="20"/>
          </w:rPr>
          <w:t>Vous tiendrez ensuite c</w:t>
        </w:r>
      </w:ins>
      <w:ins w:id="6" w:author="pascal COLIN" w:date="2020-09-28T23:17:00Z">
        <w:r>
          <w:rPr>
            <w:rFonts w:ascii="Verdana" w:hAnsi="Verdana"/>
            <w:i/>
            <w:sz w:val="20"/>
          </w:rPr>
          <w:t xml:space="preserve">ompte des cas </w:t>
        </w:r>
        <w:proofErr w:type="gramStart"/>
        <w:r>
          <w:rPr>
            <w:rFonts w:ascii="Verdana" w:hAnsi="Verdana"/>
            <w:i/>
            <w:sz w:val="20"/>
          </w:rPr>
          <w:t>ou</w:t>
        </w:r>
        <w:proofErr w:type="gramEnd"/>
        <w:r>
          <w:rPr>
            <w:rFonts w:ascii="Verdana" w:hAnsi="Verdana"/>
            <w:i/>
            <w:sz w:val="20"/>
          </w:rPr>
          <w:t> :</w:t>
        </w:r>
      </w:ins>
    </w:p>
    <w:p w14:paraId="33043A7E" w14:textId="77777777" w:rsidR="00674B26" w:rsidRDefault="00674B26" w:rsidP="00E75E9C">
      <w:pPr>
        <w:numPr>
          <w:ilvl w:val="0"/>
          <w:numId w:val="27"/>
        </w:numPr>
        <w:jc w:val="both"/>
        <w:rPr>
          <w:ins w:id="7" w:author="pascal COLIN" w:date="2020-09-28T23:17:00Z"/>
          <w:rFonts w:ascii="Verdana" w:hAnsi="Verdana"/>
          <w:i/>
          <w:sz w:val="20"/>
        </w:rPr>
      </w:pPr>
      <w:ins w:id="8" w:author="pascal COLIN" w:date="2020-09-28T23:17:00Z">
        <w:r>
          <w:rPr>
            <w:rFonts w:ascii="Verdana" w:hAnsi="Verdana"/>
            <w:i/>
            <w:sz w:val="20"/>
          </w:rPr>
          <w:t>La banque refuse le paiement</w:t>
        </w:r>
      </w:ins>
    </w:p>
    <w:p w14:paraId="2DD2A344" w14:textId="77777777" w:rsidR="00674B26" w:rsidRDefault="00674B26" w:rsidP="00E75E9C">
      <w:pPr>
        <w:numPr>
          <w:ilvl w:val="0"/>
          <w:numId w:val="27"/>
        </w:numPr>
        <w:jc w:val="both"/>
        <w:rPr>
          <w:ins w:id="9" w:author="pascal COLIN" w:date="2020-09-28T23:17:00Z"/>
          <w:rFonts w:ascii="Verdana" w:hAnsi="Verdana"/>
          <w:i/>
          <w:sz w:val="20"/>
        </w:rPr>
      </w:pPr>
      <w:ins w:id="10" w:author="pascal COLIN" w:date="2020-09-28T23:17:00Z">
        <w:r>
          <w:rPr>
            <w:rFonts w:ascii="Verdana" w:hAnsi="Verdana"/>
            <w:i/>
            <w:sz w:val="20"/>
          </w:rPr>
          <w:t>L’objet ne peut pas être livré suite à un incident au magasin</w:t>
        </w:r>
      </w:ins>
    </w:p>
    <w:p w14:paraId="35066619" w14:textId="3B87E9C1" w:rsidR="00674B26" w:rsidRPr="00E75E9C" w:rsidRDefault="00674B26" w:rsidP="00E75E9C">
      <w:pPr>
        <w:numPr>
          <w:ilvl w:val="0"/>
          <w:numId w:val="27"/>
        </w:numPr>
        <w:jc w:val="both"/>
        <w:rPr>
          <w:rFonts w:ascii="Verdana" w:hAnsi="Verdana"/>
          <w:i/>
          <w:sz w:val="20"/>
        </w:rPr>
      </w:pPr>
      <w:ins w:id="11" w:author="pascal COLIN" w:date="2020-09-28T23:17:00Z">
        <w:r>
          <w:rPr>
            <w:rFonts w:ascii="Verdana" w:hAnsi="Verdana"/>
            <w:i/>
            <w:sz w:val="20"/>
          </w:rPr>
          <w:t>Le client refuse la livraison</w:t>
        </w:r>
      </w:ins>
      <w:ins w:id="12" w:author="pascal COLIN" w:date="2020-09-28T23:18:00Z">
        <w:r>
          <w:rPr>
            <w:rFonts w:ascii="Verdana" w:hAnsi="Verdana"/>
            <w:i/>
            <w:sz w:val="20"/>
          </w:rPr>
          <w:t xml:space="preserve"> et une nouvelle livraison peut être</w:t>
        </w:r>
      </w:ins>
      <w:ins w:id="13" w:author="pascal COLIN" w:date="2020-09-28T23:19:00Z">
        <w:r>
          <w:rPr>
            <w:rFonts w:ascii="Verdana" w:hAnsi="Verdana"/>
            <w:i/>
            <w:sz w:val="20"/>
          </w:rPr>
          <w:t xml:space="preserve"> ou non</w:t>
        </w:r>
      </w:ins>
      <w:ins w:id="14" w:author="pascal COLIN" w:date="2020-09-28T23:18:00Z">
        <w:r>
          <w:rPr>
            <w:rFonts w:ascii="Verdana" w:hAnsi="Verdana"/>
            <w:i/>
            <w:sz w:val="20"/>
          </w:rPr>
          <w:t xml:space="preserve"> organisée</w:t>
        </w:r>
      </w:ins>
    </w:p>
    <w:sectPr w:rsidR="00674B26" w:rsidRPr="00E75E9C" w:rsidSect="00FF040A">
      <w:headerReference w:type="even" r:id="rId10"/>
      <w:headerReference w:type="default" r:id="rId11"/>
      <w:footerReference w:type="even" r:id="rId12"/>
      <w:footerReference w:type="default" r:id="rId13"/>
      <w:headerReference w:type="first" r:id="rId14"/>
      <w:footerReference w:type="first" r:id="rId15"/>
      <w:pgSz w:w="11900" w:h="16840"/>
      <w:pgMar w:top="567" w:right="567" w:bottom="851" w:left="567"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1CE6D5" w14:textId="77777777" w:rsidR="00B6053D" w:rsidRDefault="00B6053D">
      <w:r>
        <w:separator/>
      </w:r>
    </w:p>
  </w:endnote>
  <w:endnote w:type="continuationSeparator" w:id="0">
    <w:p w14:paraId="2D21B60D" w14:textId="77777777" w:rsidR="00B6053D" w:rsidRDefault="00B60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F79DF" w14:textId="77777777" w:rsidR="0025481A" w:rsidRDefault="0025481A" w:rsidP="00E77E3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36324CB" w14:textId="77777777" w:rsidR="0025481A" w:rsidRDefault="0025481A" w:rsidP="00E77E3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EAFC4" w14:textId="77777777" w:rsidR="0025481A" w:rsidRDefault="0025481A" w:rsidP="00E77E3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DC435F">
      <w:rPr>
        <w:rStyle w:val="Numrodepage"/>
        <w:noProof/>
      </w:rPr>
      <w:t>1</w:t>
    </w:r>
    <w:r>
      <w:rPr>
        <w:rStyle w:val="Numrodepage"/>
      </w:rPr>
      <w:fldChar w:fldCharType="end"/>
    </w:r>
  </w:p>
  <w:p w14:paraId="1439A3E2" w14:textId="78FAA129" w:rsidR="0025481A" w:rsidRDefault="0025481A" w:rsidP="00E77E3C">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F4C62" w14:textId="77777777" w:rsidR="004871CE" w:rsidRDefault="004871C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C37EA" w14:textId="77777777" w:rsidR="00B6053D" w:rsidRDefault="00B6053D">
      <w:r>
        <w:separator/>
      </w:r>
    </w:p>
  </w:footnote>
  <w:footnote w:type="continuationSeparator" w:id="0">
    <w:p w14:paraId="51CA56B5" w14:textId="77777777" w:rsidR="00B6053D" w:rsidRDefault="00B60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7380A" w14:textId="77777777" w:rsidR="004871CE" w:rsidRDefault="004871C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27EEE" w14:textId="77777777" w:rsidR="004871CE" w:rsidRDefault="004871C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2620B" w14:textId="77777777" w:rsidR="004871CE" w:rsidRDefault="004871C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F2E4C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9946C6"/>
    <w:multiLevelType w:val="hybridMultilevel"/>
    <w:tmpl w:val="DC10DD86"/>
    <w:lvl w:ilvl="0" w:tplc="60885E92">
      <w:start w:val="1"/>
      <w:numFmt w:val="bullet"/>
      <w:lvlText w:val="-"/>
      <w:lvlJc w:val="left"/>
      <w:pPr>
        <w:ind w:left="1068" w:hanging="360"/>
      </w:pPr>
      <w:rPr>
        <w:rFonts w:ascii="Verdana" w:eastAsia="Times New Roman" w:hAnsi="Verdana"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13206E04"/>
    <w:multiLevelType w:val="multilevel"/>
    <w:tmpl w:val="9B9C5990"/>
    <w:lvl w:ilvl="0">
      <w:start w:val="1"/>
      <w:numFmt w:val="none"/>
      <w:lvlText w:val=""/>
      <w:legacy w:legacy="1" w:legacySpace="120" w:legacyIndent="360"/>
      <w:lvlJc w:val="left"/>
      <w:pPr>
        <w:ind w:left="360" w:hanging="360"/>
      </w:pPr>
      <w:rPr>
        <w:rFonts w:ascii="Wingdings" w:hAnsi="Wingdings"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3" w15:restartNumberingAfterBreak="0">
    <w:nsid w:val="14633BF7"/>
    <w:multiLevelType w:val="multilevel"/>
    <w:tmpl w:val="9D12383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60427B"/>
    <w:multiLevelType w:val="hybridMultilevel"/>
    <w:tmpl w:val="4E36CB00"/>
    <w:lvl w:ilvl="0" w:tplc="040C0003">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567304"/>
    <w:multiLevelType w:val="hybridMultilevel"/>
    <w:tmpl w:val="4CDAAEE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DB2211"/>
    <w:multiLevelType w:val="hybridMultilevel"/>
    <w:tmpl w:val="2B604752"/>
    <w:lvl w:ilvl="0" w:tplc="48D0A34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5E1233"/>
    <w:multiLevelType w:val="hybridMultilevel"/>
    <w:tmpl w:val="60949B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017F88"/>
    <w:multiLevelType w:val="hybridMultilevel"/>
    <w:tmpl w:val="9094EB0A"/>
    <w:lvl w:ilvl="0" w:tplc="040C0003">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027B2C"/>
    <w:multiLevelType w:val="hybridMultilevel"/>
    <w:tmpl w:val="B8320AC2"/>
    <w:lvl w:ilvl="0" w:tplc="60885E92">
      <w:start w:val="1"/>
      <w:numFmt w:val="bullet"/>
      <w:lvlText w:val="-"/>
      <w:lvlJc w:val="left"/>
      <w:pPr>
        <w:tabs>
          <w:tab w:val="num" w:pos="720"/>
        </w:tabs>
        <w:ind w:left="720" w:hanging="360"/>
      </w:pPr>
      <w:rPr>
        <w:rFonts w:ascii="Verdana" w:eastAsia="Times New Roman" w:hAnsi="Verdana" w:hint="default"/>
      </w:rPr>
    </w:lvl>
    <w:lvl w:ilvl="1" w:tplc="0003040C">
      <w:start w:val="1"/>
      <w:numFmt w:val="bullet"/>
      <w:lvlText w:val="o"/>
      <w:lvlJc w:val="left"/>
      <w:pPr>
        <w:tabs>
          <w:tab w:val="num" w:pos="1440"/>
        </w:tabs>
        <w:ind w:left="1440" w:hanging="360"/>
      </w:pPr>
      <w:rPr>
        <w:rFonts w:ascii="Courier New" w:hAnsi="Courier New" w:hint="default"/>
      </w:rPr>
    </w:lvl>
    <w:lvl w:ilvl="2" w:tplc="0005040C" w:tentative="1">
      <w:start w:val="1"/>
      <w:numFmt w:val="bullet"/>
      <w:lvlText w:val=""/>
      <w:lvlJc w:val="left"/>
      <w:pPr>
        <w:tabs>
          <w:tab w:val="num" w:pos="2160"/>
        </w:tabs>
        <w:ind w:left="2160" w:hanging="360"/>
      </w:pPr>
      <w:rPr>
        <w:rFonts w:ascii="Wingdings" w:hAnsi="Wingdings" w:hint="default"/>
      </w:rPr>
    </w:lvl>
    <w:lvl w:ilvl="3" w:tplc="0001040C" w:tentative="1">
      <w:start w:val="1"/>
      <w:numFmt w:val="bullet"/>
      <w:lvlText w:val=""/>
      <w:lvlJc w:val="left"/>
      <w:pPr>
        <w:tabs>
          <w:tab w:val="num" w:pos="2880"/>
        </w:tabs>
        <w:ind w:left="2880" w:hanging="360"/>
      </w:pPr>
      <w:rPr>
        <w:rFonts w:ascii="Symbol" w:hAnsi="Symbol" w:hint="default"/>
      </w:rPr>
    </w:lvl>
    <w:lvl w:ilvl="4" w:tplc="0003040C" w:tentative="1">
      <w:start w:val="1"/>
      <w:numFmt w:val="bullet"/>
      <w:lvlText w:val="o"/>
      <w:lvlJc w:val="left"/>
      <w:pPr>
        <w:tabs>
          <w:tab w:val="num" w:pos="3600"/>
        </w:tabs>
        <w:ind w:left="3600" w:hanging="360"/>
      </w:pPr>
      <w:rPr>
        <w:rFonts w:ascii="Courier New" w:hAnsi="Courier New" w:hint="default"/>
      </w:rPr>
    </w:lvl>
    <w:lvl w:ilvl="5" w:tplc="0005040C" w:tentative="1">
      <w:start w:val="1"/>
      <w:numFmt w:val="bullet"/>
      <w:lvlText w:val=""/>
      <w:lvlJc w:val="left"/>
      <w:pPr>
        <w:tabs>
          <w:tab w:val="num" w:pos="4320"/>
        </w:tabs>
        <w:ind w:left="4320" w:hanging="360"/>
      </w:pPr>
      <w:rPr>
        <w:rFonts w:ascii="Wingdings" w:hAnsi="Wingdings" w:hint="default"/>
      </w:rPr>
    </w:lvl>
    <w:lvl w:ilvl="6" w:tplc="0001040C" w:tentative="1">
      <w:start w:val="1"/>
      <w:numFmt w:val="bullet"/>
      <w:lvlText w:val=""/>
      <w:lvlJc w:val="left"/>
      <w:pPr>
        <w:tabs>
          <w:tab w:val="num" w:pos="5040"/>
        </w:tabs>
        <w:ind w:left="5040" w:hanging="360"/>
      </w:pPr>
      <w:rPr>
        <w:rFonts w:ascii="Symbol" w:hAnsi="Symbol" w:hint="default"/>
      </w:rPr>
    </w:lvl>
    <w:lvl w:ilvl="7" w:tplc="0003040C" w:tentative="1">
      <w:start w:val="1"/>
      <w:numFmt w:val="bullet"/>
      <w:lvlText w:val="o"/>
      <w:lvlJc w:val="left"/>
      <w:pPr>
        <w:tabs>
          <w:tab w:val="num" w:pos="5760"/>
        </w:tabs>
        <w:ind w:left="5760" w:hanging="360"/>
      </w:pPr>
      <w:rPr>
        <w:rFonts w:ascii="Courier New" w:hAnsi="Courier New" w:hint="default"/>
      </w:rPr>
    </w:lvl>
    <w:lvl w:ilvl="8" w:tplc="0005040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B1E4D"/>
    <w:multiLevelType w:val="hybridMultilevel"/>
    <w:tmpl w:val="9D1238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0FF69BE"/>
    <w:multiLevelType w:val="hybridMultilevel"/>
    <w:tmpl w:val="E80005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6E20EB"/>
    <w:multiLevelType w:val="hybridMultilevel"/>
    <w:tmpl w:val="05F032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CA0112"/>
    <w:multiLevelType w:val="hybridMultilevel"/>
    <w:tmpl w:val="2C5C4F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8974604"/>
    <w:multiLevelType w:val="hybridMultilevel"/>
    <w:tmpl w:val="523C46EE"/>
    <w:lvl w:ilvl="0" w:tplc="27A2B47A">
      <w:start w:val="1"/>
      <w:numFmt w:val="bullet"/>
      <w:lvlText w:val="-"/>
      <w:lvlJc w:val="left"/>
      <w:pPr>
        <w:ind w:left="1080" w:hanging="360"/>
      </w:pPr>
      <w:rPr>
        <w:rFonts w:ascii="Verdana" w:eastAsia="Times New Roman" w:hAnsi="Verdana" w:cs="Times New Roman"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3A1B5245"/>
    <w:multiLevelType w:val="hybridMultilevel"/>
    <w:tmpl w:val="B2781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601532"/>
    <w:multiLevelType w:val="hybridMultilevel"/>
    <w:tmpl w:val="A05C6C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3ED1837"/>
    <w:multiLevelType w:val="hybridMultilevel"/>
    <w:tmpl w:val="88861C26"/>
    <w:lvl w:ilvl="0" w:tplc="2E9C72D8">
      <w:start w:val="1"/>
      <w:numFmt w:val="bullet"/>
      <w:lvlText w:val="-"/>
      <w:lvlJc w:val="left"/>
      <w:pPr>
        <w:tabs>
          <w:tab w:val="num" w:pos="720"/>
        </w:tabs>
        <w:ind w:left="720" w:hanging="360"/>
      </w:pPr>
      <w:rPr>
        <w:rFonts w:ascii="Times New Roman" w:eastAsia="Times New Roman" w:hAnsi="Times New Roman" w:hint="default"/>
      </w:rPr>
    </w:lvl>
    <w:lvl w:ilvl="1" w:tplc="0003040C" w:tentative="1">
      <w:start w:val="1"/>
      <w:numFmt w:val="bullet"/>
      <w:lvlText w:val="o"/>
      <w:lvlJc w:val="left"/>
      <w:pPr>
        <w:tabs>
          <w:tab w:val="num" w:pos="1440"/>
        </w:tabs>
        <w:ind w:left="1440" w:hanging="360"/>
      </w:pPr>
      <w:rPr>
        <w:rFonts w:ascii="Courier New" w:hAnsi="Courier New" w:hint="default"/>
      </w:rPr>
    </w:lvl>
    <w:lvl w:ilvl="2" w:tplc="0005040C" w:tentative="1">
      <w:start w:val="1"/>
      <w:numFmt w:val="bullet"/>
      <w:lvlText w:val=""/>
      <w:lvlJc w:val="left"/>
      <w:pPr>
        <w:tabs>
          <w:tab w:val="num" w:pos="2160"/>
        </w:tabs>
        <w:ind w:left="2160" w:hanging="360"/>
      </w:pPr>
      <w:rPr>
        <w:rFonts w:ascii="Wingdings" w:hAnsi="Wingdings" w:hint="default"/>
      </w:rPr>
    </w:lvl>
    <w:lvl w:ilvl="3" w:tplc="0001040C" w:tentative="1">
      <w:start w:val="1"/>
      <w:numFmt w:val="bullet"/>
      <w:lvlText w:val=""/>
      <w:lvlJc w:val="left"/>
      <w:pPr>
        <w:tabs>
          <w:tab w:val="num" w:pos="2880"/>
        </w:tabs>
        <w:ind w:left="2880" w:hanging="360"/>
      </w:pPr>
      <w:rPr>
        <w:rFonts w:ascii="Symbol" w:hAnsi="Symbol" w:hint="default"/>
      </w:rPr>
    </w:lvl>
    <w:lvl w:ilvl="4" w:tplc="0003040C" w:tentative="1">
      <w:start w:val="1"/>
      <w:numFmt w:val="bullet"/>
      <w:lvlText w:val="o"/>
      <w:lvlJc w:val="left"/>
      <w:pPr>
        <w:tabs>
          <w:tab w:val="num" w:pos="3600"/>
        </w:tabs>
        <w:ind w:left="3600" w:hanging="360"/>
      </w:pPr>
      <w:rPr>
        <w:rFonts w:ascii="Courier New" w:hAnsi="Courier New" w:hint="default"/>
      </w:rPr>
    </w:lvl>
    <w:lvl w:ilvl="5" w:tplc="0005040C" w:tentative="1">
      <w:start w:val="1"/>
      <w:numFmt w:val="bullet"/>
      <w:lvlText w:val=""/>
      <w:lvlJc w:val="left"/>
      <w:pPr>
        <w:tabs>
          <w:tab w:val="num" w:pos="4320"/>
        </w:tabs>
        <w:ind w:left="4320" w:hanging="360"/>
      </w:pPr>
      <w:rPr>
        <w:rFonts w:ascii="Wingdings" w:hAnsi="Wingdings" w:hint="default"/>
      </w:rPr>
    </w:lvl>
    <w:lvl w:ilvl="6" w:tplc="0001040C" w:tentative="1">
      <w:start w:val="1"/>
      <w:numFmt w:val="bullet"/>
      <w:lvlText w:val=""/>
      <w:lvlJc w:val="left"/>
      <w:pPr>
        <w:tabs>
          <w:tab w:val="num" w:pos="5040"/>
        </w:tabs>
        <w:ind w:left="5040" w:hanging="360"/>
      </w:pPr>
      <w:rPr>
        <w:rFonts w:ascii="Symbol" w:hAnsi="Symbol" w:hint="default"/>
      </w:rPr>
    </w:lvl>
    <w:lvl w:ilvl="7" w:tplc="0003040C" w:tentative="1">
      <w:start w:val="1"/>
      <w:numFmt w:val="bullet"/>
      <w:lvlText w:val="o"/>
      <w:lvlJc w:val="left"/>
      <w:pPr>
        <w:tabs>
          <w:tab w:val="num" w:pos="5760"/>
        </w:tabs>
        <w:ind w:left="5760" w:hanging="360"/>
      </w:pPr>
      <w:rPr>
        <w:rFonts w:ascii="Courier New" w:hAnsi="Courier New" w:hint="default"/>
      </w:rPr>
    </w:lvl>
    <w:lvl w:ilvl="8" w:tplc="0005040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7803793"/>
    <w:multiLevelType w:val="hybridMultilevel"/>
    <w:tmpl w:val="9AECE044"/>
    <w:lvl w:ilvl="0" w:tplc="040C0003">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5AB58D6"/>
    <w:multiLevelType w:val="hybridMultilevel"/>
    <w:tmpl w:val="7E668F6A"/>
    <w:lvl w:ilvl="0" w:tplc="634CAFC6">
      <w:start w:val="2"/>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7757402"/>
    <w:multiLevelType w:val="hybridMultilevel"/>
    <w:tmpl w:val="70780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BB3DB0"/>
    <w:multiLevelType w:val="hybridMultilevel"/>
    <w:tmpl w:val="6CFA154E"/>
    <w:lvl w:ilvl="0" w:tplc="1598DD7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A7B4A43"/>
    <w:multiLevelType w:val="hybridMultilevel"/>
    <w:tmpl w:val="03E49A1E"/>
    <w:lvl w:ilvl="0" w:tplc="A3E625D6">
      <w:start w:val="1"/>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A50428"/>
    <w:multiLevelType w:val="hybridMultilevel"/>
    <w:tmpl w:val="ED2444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CAD0223"/>
    <w:multiLevelType w:val="hybridMultilevel"/>
    <w:tmpl w:val="D26CF32E"/>
    <w:lvl w:ilvl="0" w:tplc="A262FAE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D7C770B"/>
    <w:multiLevelType w:val="hybridMultilevel"/>
    <w:tmpl w:val="85823D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73C1310"/>
    <w:multiLevelType w:val="hybridMultilevel"/>
    <w:tmpl w:val="7F08B5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9"/>
  </w:num>
  <w:num w:numId="3">
    <w:abstractNumId w:val="23"/>
  </w:num>
  <w:num w:numId="4">
    <w:abstractNumId w:val="22"/>
  </w:num>
  <w:num w:numId="5">
    <w:abstractNumId w:val="10"/>
  </w:num>
  <w:num w:numId="6">
    <w:abstractNumId w:val="3"/>
  </w:num>
  <w:num w:numId="7">
    <w:abstractNumId w:val="2"/>
  </w:num>
  <w:num w:numId="8">
    <w:abstractNumId w:val="0"/>
  </w:num>
  <w:num w:numId="9">
    <w:abstractNumId w:val="19"/>
  </w:num>
  <w:num w:numId="10">
    <w:abstractNumId w:val="21"/>
  </w:num>
  <w:num w:numId="11">
    <w:abstractNumId w:val="14"/>
  </w:num>
  <w:num w:numId="12">
    <w:abstractNumId w:val="7"/>
  </w:num>
  <w:num w:numId="13">
    <w:abstractNumId w:val="26"/>
  </w:num>
  <w:num w:numId="14">
    <w:abstractNumId w:val="15"/>
  </w:num>
  <w:num w:numId="15">
    <w:abstractNumId w:val="13"/>
  </w:num>
  <w:num w:numId="16">
    <w:abstractNumId w:val="20"/>
  </w:num>
  <w:num w:numId="17">
    <w:abstractNumId w:val="12"/>
  </w:num>
  <w:num w:numId="18">
    <w:abstractNumId w:val="11"/>
  </w:num>
  <w:num w:numId="19">
    <w:abstractNumId w:val="25"/>
  </w:num>
  <w:num w:numId="20">
    <w:abstractNumId w:val="16"/>
  </w:num>
  <w:num w:numId="21">
    <w:abstractNumId w:val="5"/>
  </w:num>
  <w:num w:numId="22">
    <w:abstractNumId w:val="6"/>
  </w:num>
  <w:num w:numId="23">
    <w:abstractNumId w:val="4"/>
  </w:num>
  <w:num w:numId="24">
    <w:abstractNumId w:val="8"/>
  </w:num>
  <w:num w:numId="25">
    <w:abstractNumId w:val="18"/>
  </w:num>
  <w:num w:numId="26">
    <w:abstractNumId w:val="24"/>
  </w:num>
  <w:num w:numId="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ncent COUTURIER">
    <w15:presenceInfo w15:providerId="None" w15:userId="Vincent COUTURIER"/>
  </w15:person>
  <w15:person w15:author="pascal COLIN">
    <w15:presenceInfo w15:providerId="AD" w15:userId="S::pascal.colin@univ-smb.fr::5bc9a8ae-c357-44d9-96a1-e3ff391551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F7D"/>
    <w:rsid w:val="00002624"/>
    <w:rsid w:val="00060EA1"/>
    <w:rsid w:val="00074898"/>
    <w:rsid w:val="000965F0"/>
    <w:rsid w:val="000A01BE"/>
    <w:rsid w:val="000A32EE"/>
    <w:rsid w:val="000F6C10"/>
    <w:rsid w:val="000F6D45"/>
    <w:rsid w:val="00140BAE"/>
    <w:rsid w:val="00193EBE"/>
    <w:rsid w:val="001B31B0"/>
    <w:rsid w:val="001B4DB9"/>
    <w:rsid w:val="001E2A56"/>
    <w:rsid w:val="001E70D7"/>
    <w:rsid w:val="0020172A"/>
    <w:rsid w:val="00212516"/>
    <w:rsid w:val="00217CB1"/>
    <w:rsid w:val="00221884"/>
    <w:rsid w:val="00231F38"/>
    <w:rsid w:val="0025481A"/>
    <w:rsid w:val="00264F1C"/>
    <w:rsid w:val="00287893"/>
    <w:rsid w:val="00293CF9"/>
    <w:rsid w:val="003021E7"/>
    <w:rsid w:val="0031307D"/>
    <w:rsid w:val="003234D8"/>
    <w:rsid w:val="00347ECD"/>
    <w:rsid w:val="003638FB"/>
    <w:rsid w:val="003A7E21"/>
    <w:rsid w:val="003B580A"/>
    <w:rsid w:val="00406423"/>
    <w:rsid w:val="004314B0"/>
    <w:rsid w:val="00457381"/>
    <w:rsid w:val="004757E6"/>
    <w:rsid w:val="004871CE"/>
    <w:rsid w:val="004A0C02"/>
    <w:rsid w:val="004C1202"/>
    <w:rsid w:val="004D2893"/>
    <w:rsid w:val="004E1A17"/>
    <w:rsid w:val="004E384B"/>
    <w:rsid w:val="004F4565"/>
    <w:rsid w:val="005001AB"/>
    <w:rsid w:val="00555F2D"/>
    <w:rsid w:val="00562435"/>
    <w:rsid w:val="005634DB"/>
    <w:rsid w:val="005F1447"/>
    <w:rsid w:val="005F59A6"/>
    <w:rsid w:val="00630E59"/>
    <w:rsid w:val="006416D4"/>
    <w:rsid w:val="00667E11"/>
    <w:rsid w:val="00674B26"/>
    <w:rsid w:val="00687D34"/>
    <w:rsid w:val="00690ECD"/>
    <w:rsid w:val="006B1F0A"/>
    <w:rsid w:val="006B6880"/>
    <w:rsid w:val="0071793E"/>
    <w:rsid w:val="00724A1B"/>
    <w:rsid w:val="007257C1"/>
    <w:rsid w:val="007A3B6C"/>
    <w:rsid w:val="007B4ACC"/>
    <w:rsid w:val="007B4D9A"/>
    <w:rsid w:val="007B518B"/>
    <w:rsid w:val="007F20A8"/>
    <w:rsid w:val="008078FC"/>
    <w:rsid w:val="00814E30"/>
    <w:rsid w:val="00854B58"/>
    <w:rsid w:val="00860F04"/>
    <w:rsid w:val="008C168A"/>
    <w:rsid w:val="008E218B"/>
    <w:rsid w:val="00912F9F"/>
    <w:rsid w:val="00980D2E"/>
    <w:rsid w:val="0098754E"/>
    <w:rsid w:val="009B2D52"/>
    <w:rsid w:val="009B5DC1"/>
    <w:rsid w:val="009B72E9"/>
    <w:rsid w:val="009E3A3C"/>
    <w:rsid w:val="00A06BF9"/>
    <w:rsid w:val="00A35A3B"/>
    <w:rsid w:val="00A54166"/>
    <w:rsid w:val="00A621AC"/>
    <w:rsid w:val="00A7451B"/>
    <w:rsid w:val="00AD11E2"/>
    <w:rsid w:val="00AD5B04"/>
    <w:rsid w:val="00AE433E"/>
    <w:rsid w:val="00AE75CB"/>
    <w:rsid w:val="00AF5D75"/>
    <w:rsid w:val="00B00C3E"/>
    <w:rsid w:val="00B149AD"/>
    <w:rsid w:val="00B174AD"/>
    <w:rsid w:val="00B21F2F"/>
    <w:rsid w:val="00B6053D"/>
    <w:rsid w:val="00B6342E"/>
    <w:rsid w:val="00B71BE0"/>
    <w:rsid w:val="00B8430F"/>
    <w:rsid w:val="00C01852"/>
    <w:rsid w:val="00C07816"/>
    <w:rsid w:val="00C10A3B"/>
    <w:rsid w:val="00C1294B"/>
    <w:rsid w:val="00C2122D"/>
    <w:rsid w:val="00C51AB4"/>
    <w:rsid w:val="00C561DD"/>
    <w:rsid w:val="00C577CE"/>
    <w:rsid w:val="00C61730"/>
    <w:rsid w:val="00C75890"/>
    <w:rsid w:val="00C936CC"/>
    <w:rsid w:val="00CA1D00"/>
    <w:rsid w:val="00CF6379"/>
    <w:rsid w:val="00D03B75"/>
    <w:rsid w:val="00D206F7"/>
    <w:rsid w:val="00D47387"/>
    <w:rsid w:val="00D6444E"/>
    <w:rsid w:val="00D728E5"/>
    <w:rsid w:val="00D73CD7"/>
    <w:rsid w:val="00DB4C50"/>
    <w:rsid w:val="00DC435F"/>
    <w:rsid w:val="00DD1592"/>
    <w:rsid w:val="00DD75C5"/>
    <w:rsid w:val="00DF4F7E"/>
    <w:rsid w:val="00E40276"/>
    <w:rsid w:val="00E45AF3"/>
    <w:rsid w:val="00E62841"/>
    <w:rsid w:val="00E75E9C"/>
    <w:rsid w:val="00E77E3C"/>
    <w:rsid w:val="00E813AA"/>
    <w:rsid w:val="00EA1F1D"/>
    <w:rsid w:val="00EA3476"/>
    <w:rsid w:val="00ED55DA"/>
    <w:rsid w:val="00EF63AF"/>
    <w:rsid w:val="00F11CB0"/>
    <w:rsid w:val="00F136B6"/>
    <w:rsid w:val="00F216AC"/>
    <w:rsid w:val="00F274CD"/>
    <w:rsid w:val="00F33555"/>
    <w:rsid w:val="00F35F75"/>
    <w:rsid w:val="00F80BF1"/>
    <w:rsid w:val="00FA6C0A"/>
    <w:rsid w:val="00FC5E4A"/>
    <w:rsid w:val="00FD3664"/>
    <w:rsid w:val="00FD79BA"/>
    <w:rsid w:val="00FE4F7D"/>
    <w:rsid w:val="00FF040A"/>
    <w:rsid w:val="00FF33C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581A5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DD7C10"/>
    <w:pPr>
      <w:tabs>
        <w:tab w:val="center" w:pos="4536"/>
        <w:tab w:val="right" w:pos="9072"/>
      </w:tabs>
    </w:pPr>
  </w:style>
  <w:style w:type="paragraph" w:customStyle="1" w:styleId="style1">
    <w:name w:val="style1"/>
    <w:basedOn w:val="Normal"/>
    <w:rsid w:val="00814E30"/>
    <w:rPr>
      <w:b/>
      <w:sz w:val="32"/>
      <w:szCs w:val="20"/>
      <w:u w:val="single"/>
    </w:rPr>
  </w:style>
  <w:style w:type="paragraph" w:styleId="Pieddepage">
    <w:name w:val="footer"/>
    <w:basedOn w:val="Normal"/>
    <w:rsid w:val="00E77E3C"/>
    <w:pPr>
      <w:tabs>
        <w:tab w:val="center" w:pos="4536"/>
        <w:tab w:val="right" w:pos="9072"/>
      </w:tabs>
    </w:pPr>
  </w:style>
  <w:style w:type="character" w:styleId="Numrodepage">
    <w:name w:val="page number"/>
    <w:basedOn w:val="Policepardfaut"/>
    <w:rsid w:val="00E77E3C"/>
  </w:style>
  <w:style w:type="paragraph" w:styleId="Textedebulles">
    <w:name w:val="Balloon Text"/>
    <w:basedOn w:val="Normal"/>
    <w:link w:val="TextedebullesCar"/>
    <w:uiPriority w:val="99"/>
    <w:semiHidden/>
    <w:unhideWhenUsed/>
    <w:rsid w:val="00074898"/>
    <w:rPr>
      <w:rFonts w:ascii="Lucida Grande" w:hAnsi="Lucida Grande" w:cs="Lucida Grande"/>
      <w:sz w:val="18"/>
      <w:szCs w:val="18"/>
    </w:rPr>
  </w:style>
  <w:style w:type="character" w:customStyle="1" w:styleId="TextedebullesCar">
    <w:name w:val="Texte de bulles Car"/>
    <w:link w:val="Textedebulles"/>
    <w:uiPriority w:val="99"/>
    <w:semiHidden/>
    <w:rsid w:val="00074898"/>
    <w:rPr>
      <w:rFonts w:ascii="Lucida Grande" w:hAnsi="Lucida Grande" w:cs="Lucida Grande"/>
      <w:sz w:val="18"/>
      <w:szCs w:val="18"/>
    </w:rPr>
  </w:style>
  <w:style w:type="character" w:styleId="Marquedecommentaire">
    <w:name w:val="annotation reference"/>
    <w:uiPriority w:val="99"/>
    <w:semiHidden/>
    <w:unhideWhenUsed/>
    <w:rsid w:val="001E70D7"/>
    <w:rPr>
      <w:sz w:val="18"/>
      <w:szCs w:val="18"/>
    </w:rPr>
  </w:style>
  <w:style w:type="paragraph" w:styleId="Commentaire">
    <w:name w:val="annotation text"/>
    <w:basedOn w:val="Normal"/>
    <w:link w:val="CommentaireCar"/>
    <w:uiPriority w:val="99"/>
    <w:semiHidden/>
    <w:unhideWhenUsed/>
    <w:rsid w:val="001E70D7"/>
  </w:style>
  <w:style w:type="character" w:customStyle="1" w:styleId="CommentaireCar">
    <w:name w:val="Commentaire Car"/>
    <w:link w:val="Commentaire"/>
    <w:uiPriority w:val="99"/>
    <w:semiHidden/>
    <w:rsid w:val="001E70D7"/>
    <w:rPr>
      <w:sz w:val="24"/>
      <w:szCs w:val="24"/>
    </w:rPr>
  </w:style>
  <w:style w:type="paragraph" w:styleId="Objetducommentaire">
    <w:name w:val="annotation subject"/>
    <w:basedOn w:val="Commentaire"/>
    <w:next w:val="Commentaire"/>
    <w:link w:val="ObjetducommentaireCar"/>
    <w:uiPriority w:val="99"/>
    <w:semiHidden/>
    <w:unhideWhenUsed/>
    <w:rsid w:val="001E70D7"/>
    <w:rPr>
      <w:b/>
      <w:bCs/>
      <w:sz w:val="20"/>
      <w:szCs w:val="20"/>
    </w:rPr>
  </w:style>
  <w:style w:type="character" w:customStyle="1" w:styleId="ObjetducommentaireCar">
    <w:name w:val="Objet du commentaire Car"/>
    <w:link w:val="Objetducommentaire"/>
    <w:uiPriority w:val="99"/>
    <w:semiHidden/>
    <w:rsid w:val="001E70D7"/>
    <w:rPr>
      <w:b/>
      <w:bCs/>
      <w:sz w:val="24"/>
      <w:szCs w:val="24"/>
    </w:rPr>
  </w:style>
  <w:style w:type="table" w:styleId="Grilledutableau">
    <w:name w:val="Table Grid"/>
    <w:basedOn w:val="TableauNormal"/>
    <w:rsid w:val="00687D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72"/>
    <w:rsid w:val="00140BAE"/>
    <w:pPr>
      <w:ind w:left="720"/>
      <w:contextualSpacing/>
    </w:pPr>
  </w:style>
  <w:style w:type="character" w:customStyle="1" w:styleId="En-tteCar">
    <w:name w:val="En-tête Car"/>
    <w:basedOn w:val="Policepardfaut"/>
    <w:link w:val="En-tte"/>
    <w:rsid w:val="008078F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3.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1037</Words>
  <Characters>5667</Characters>
  <Application>Microsoft Office Word</Application>
  <DocSecurity>0</DocSecurity>
  <Lines>113</Lines>
  <Paragraphs>47</Paragraphs>
  <ScaleCrop>false</ScaleCrop>
  <HeadingPairs>
    <vt:vector size="2" baseType="variant">
      <vt:variant>
        <vt:lpstr>Titre</vt:lpstr>
      </vt:variant>
      <vt:variant>
        <vt:i4>1</vt:i4>
      </vt:variant>
    </vt:vector>
  </HeadingPairs>
  <TitlesOfParts>
    <vt:vector size="1" baseType="lpstr">
      <vt:lpstr>Interview de Vincent COUTURIER, enseignant permanent à l’IUT d’Annecy :</vt:lpstr>
    </vt:vector>
  </TitlesOfParts>
  <Company>CPI</Company>
  <LinksUpToDate>false</LinksUpToDate>
  <CharactersWithSpaces>6657</CharactersWithSpaces>
  <SharedDoc>false</SharedDoc>
  <HLinks>
    <vt:vector size="72" baseType="variant">
      <vt:variant>
        <vt:i4>6160453</vt:i4>
      </vt:variant>
      <vt:variant>
        <vt:i4>2048</vt:i4>
      </vt:variant>
      <vt:variant>
        <vt:i4>1025</vt:i4>
      </vt:variant>
      <vt:variant>
        <vt:i4>1</vt:i4>
      </vt:variant>
      <vt:variant>
        <vt:lpwstr>IUT-QUADRI-NVEAU</vt:lpwstr>
      </vt:variant>
      <vt:variant>
        <vt:lpwstr/>
      </vt:variant>
      <vt:variant>
        <vt:i4>65551</vt:i4>
      </vt:variant>
      <vt:variant>
        <vt:i4>2098</vt:i4>
      </vt:variant>
      <vt:variant>
        <vt:i4>1026</vt:i4>
      </vt:variant>
      <vt:variant>
        <vt:i4>1</vt:i4>
      </vt:variant>
      <vt:variant>
        <vt:lpwstr>info</vt:lpwstr>
      </vt:variant>
      <vt:variant>
        <vt:lpwstr/>
      </vt:variant>
      <vt:variant>
        <vt:i4>4784244</vt:i4>
      </vt:variant>
      <vt:variant>
        <vt:i4>2591</vt:i4>
      </vt:variant>
      <vt:variant>
        <vt:i4>1027</vt:i4>
      </vt:variant>
      <vt:variant>
        <vt:i4>1</vt:i4>
      </vt:variant>
      <vt:variant>
        <vt:lpwstr>TD1-1</vt:lpwstr>
      </vt:variant>
      <vt:variant>
        <vt:lpwstr/>
      </vt:variant>
      <vt:variant>
        <vt:i4>4784247</vt:i4>
      </vt:variant>
      <vt:variant>
        <vt:i4>2610</vt:i4>
      </vt:variant>
      <vt:variant>
        <vt:i4>1030</vt:i4>
      </vt:variant>
      <vt:variant>
        <vt:i4>1</vt:i4>
      </vt:variant>
      <vt:variant>
        <vt:lpwstr>TD1-2</vt:lpwstr>
      </vt:variant>
      <vt:variant>
        <vt:lpwstr/>
      </vt:variant>
      <vt:variant>
        <vt:i4>4784246</vt:i4>
      </vt:variant>
      <vt:variant>
        <vt:i4>2647</vt:i4>
      </vt:variant>
      <vt:variant>
        <vt:i4>1029</vt:i4>
      </vt:variant>
      <vt:variant>
        <vt:i4>1</vt:i4>
      </vt:variant>
      <vt:variant>
        <vt:lpwstr>TD1-3</vt:lpwstr>
      </vt:variant>
      <vt:variant>
        <vt:lpwstr/>
      </vt:variant>
      <vt:variant>
        <vt:i4>4784241</vt:i4>
      </vt:variant>
      <vt:variant>
        <vt:i4>2714</vt:i4>
      </vt:variant>
      <vt:variant>
        <vt:i4>1028</vt:i4>
      </vt:variant>
      <vt:variant>
        <vt:i4>1</vt:i4>
      </vt:variant>
      <vt:variant>
        <vt:lpwstr>TD1-4</vt:lpwstr>
      </vt:variant>
      <vt:variant>
        <vt:lpwstr/>
      </vt:variant>
      <vt:variant>
        <vt:i4>7733301</vt:i4>
      </vt:variant>
      <vt:variant>
        <vt:i4>7686</vt:i4>
      </vt:variant>
      <vt:variant>
        <vt:i4>1031</vt:i4>
      </vt:variant>
      <vt:variant>
        <vt:i4>1</vt:i4>
      </vt:variant>
      <vt:variant>
        <vt:lpwstr>tripatd1-1</vt:lpwstr>
      </vt:variant>
      <vt:variant>
        <vt:lpwstr/>
      </vt:variant>
      <vt:variant>
        <vt:i4>7602229</vt:i4>
      </vt:variant>
      <vt:variant>
        <vt:i4>7725</vt:i4>
      </vt:variant>
      <vt:variant>
        <vt:i4>1032</vt:i4>
      </vt:variant>
      <vt:variant>
        <vt:i4>1</vt:i4>
      </vt:variant>
      <vt:variant>
        <vt:lpwstr>tripatd1-3</vt:lpwstr>
      </vt:variant>
      <vt:variant>
        <vt:lpwstr/>
      </vt:variant>
      <vt:variant>
        <vt:i4>7536693</vt:i4>
      </vt:variant>
      <vt:variant>
        <vt:i4>7764</vt:i4>
      </vt:variant>
      <vt:variant>
        <vt:i4>1033</vt:i4>
      </vt:variant>
      <vt:variant>
        <vt:i4>1</vt:i4>
      </vt:variant>
      <vt:variant>
        <vt:lpwstr>tripatd1-4</vt:lpwstr>
      </vt:variant>
      <vt:variant>
        <vt:lpwstr/>
      </vt:variant>
      <vt:variant>
        <vt:i4>7471157</vt:i4>
      </vt:variant>
      <vt:variant>
        <vt:i4>7818</vt:i4>
      </vt:variant>
      <vt:variant>
        <vt:i4>1034</vt:i4>
      </vt:variant>
      <vt:variant>
        <vt:i4>1</vt:i4>
      </vt:variant>
      <vt:variant>
        <vt:lpwstr>tripatd1-5</vt:lpwstr>
      </vt:variant>
      <vt:variant>
        <vt:lpwstr/>
      </vt:variant>
      <vt:variant>
        <vt:i4>7667765</vt:i4>
      </vt:variant>
      <vt:variant>
        <vt:i4>7860</vt:i4>
      </vt:variant>
      <vt:variant>
        <vt:i4>1035</vt:i4>
      </vt:variant>
      <vt:variant>
        <vt:i4>1</vt:i4>
      </vt:variant>
      <vt:variant>
        <vt:lpwstr>tripatd1-2</vt:lpwstr>
      </vt:variant>
      <vt:variant>
        <vt:lpwstr/>
      </vt:variant>
      <vt:variant>
        <vt:i4>7405621</vt:i4>
      </vt:variant>
      <vt:variant>
        <vt:i4>7904</vt:i4>
      </vt:variant>
      <vt:variant>
        <vt:i4>1036</vt:i4>
      </vt:variant>
      <vt:variant>
        <vt:i4>1</vt:i4>
      </vt:variant>
      <vt:variant>
        <vt:lpwstr>tripatd1-6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de Vincent COUTURIER, enseignant permanent à l’IUT d’Annecy :</dc:title>
  <dc:subject/>
  <dc:creator>Utilisateur de la version d'évaluation de Office 2004</dc:creator>
  <cp:keywords/>
  <cp:lastModifiedBy>pascal COLIN</cp:lastModifiedBy>
  <cp:revision>4</cp:revision>
  <cp:lastPrinted>2020-09-29T06:03:00Z</cp:lastPrinted>
  <dcterms:created xsi:type="dcterms:W3CDTF">2020-09-28T21:07:00Z</dcterms:created>
  <dcterms:modified xsi:type="dcterms:W3CDTF">2020-09-29T06:04:00Z</dcterms:modified>
</cp:coreProperties>
</file>